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5847C" w14:textId="77777777" w:rsidR="002B6D3A" w:rsidRDefault="002B6D3A" w:rsidP="002B6D3A">
      <w:pPr>
        <w:pStyle w:val="NoSpacing"/>
      </w:pPr>
      <w:bookmarkStart w:id="0" w:name="_qv8ifmirmlpt" w:colFirst="0" w:colLast="0"/>
      <w:bookmarkEnd w:id="0"/>
    </w:p>
    <w:p w14:paraId="18396CDE" w14:textId="77777777" w:rsidR="002B6D3A" w:rsidRDefault="002B6D3A" w:rsidP="002B6D3A"/>
    <w:p w14:paraId="4B74E0A6" w14:textId="77777777" w:rsidR="002B6D3A" w:rsidRDefault="002B6D3A" w:rsidP="002B6D3A"/>
    <w:p w14:paraId="3C21B11C" w14:textId="77777777" w:rsidR="002B6D3A" w:rsidRDefault="002B6D3A" w:rsidP="002B6D3A"/>
    <w:p w14:paraId="34318894" w14:textId="77777777" w:rsidR="002B6D3A" w:rsidRDefault="002B6D3A" w:rsidP="002B6D3A">
      <w:pPr>
        <w:pStyle w:val="NoSpacing"/>
      </w:pPr>
    </w:p>
    <w:p w14:paraId="2DF701B3" w14:textId="77777777" w:rsidR="002B6D3A" w:rsidRDefault="002B6D3A" w:rsidP="002B6D3A">
      <w:pPr>
        <w:pStyle w:val="NoSpacing"/>
      </w:pPr>
    </w:p>
    <w:p w14:paraId="0976CD3E" w14:textId="77777777" w:rsidR="002B6D3A" w:rsidRDefault="002B6D3A" w:rsidP="002B6D3A">
      <w:pPr>
        <w:pStyle w:val="NoSpacing"/>
      </w:pPr>
    </w:p>
    <w:p w14:paraId="4EF8EEAB" w14:textId="77777777" w:rsidR="002B6D3A" w:rsidRDefault="002B6D3A" w:rsidP="002B6D3A">
      <w:pPr>
        <w:pStyle w:val="NoSpacing"/>
      </w:pPr>
    </w:p>
    <w:p w14:paraId="046EB0B2" w14:textId="77777777" w:rsidR="002B6D3A" w:rsidRDefault="002B6D3A" w:rsidP="002B6D3A">
      <w:pPr>
        <w:pStyle w:val="NoSpacing"/>
      </w:pPr>
    </w:p>
    <w:p w14:paraId="55107462" w14:textId="77777777" w:rsidR="002B6D3A" w:rsidRDefault="002B6D3A" w:rsidP="002B6D3A">
      <w:pPr>
        <w:pStyle w:val="NoSpacing"/>
      </w:pPr>
    </w:p>
    <w:p w14:paraId="0A3C691A" w14:textId="77777777" w:rsidR="002B6D3A" w:rsidRDefault="002B6D3A" w:rsidP="002B6D3A">
      <w:pPr>
        <w:pStyle w:val="NoSpacing"/>
      </w:pPr>
    </w:p>
    <w:p w14:paraId="134EC228" w14:textId="2BB13C80" w:rsidR="002B6D3A" w:rsidRDefault="00355A86" w:rsidP="002B6D3A">
      <w:pPr>
        <w:pStyle w:val="Heading1"/>
        <w:jc w:val="center"/>
      </w:pPr>
      <w:bookmarkStart w:id="1" w:name="_Toc70493752"/>
      <w:r>
        <w:t xml:space="preserve">BIOL 708 - </w:t>
      </w:r>
      <w:r w:rsidR="00CB4A08">
        <w:t>QMEE Final Report</w:t>
      </w:r>
      <w:bookmarkEnd w:id="1"/>
    </w:p>
    <w:p w14:paraId="496AD264" w14:textId="59AE5617" w:rsidR="00355A86" w:rsidRPr="00355A86" w:rsidRDefault="00355A86" w:rsidP="00355A86">
      <w:pPr>
        <w:jc w:val="center"/>
        <w:rPr>
          <w:i/>
          <w:iCs/>
          <w:sz w:val="28"/>
          <w:szCs w:val="28"/>
        </w:rPr>
      </w:pPr>
      <w:r w:rsidRPr="00355A86">
        <w:rPr>
          <w:i/>
          <w:iCs/>
          <w:sz w:val="28"/>
          <w:szCs w:val="28"/>
        </w:rPr>
        <w:t>Mercury in fish from the Saint John River</w:t>
      </w:r>
    </w:p>
    <w:p w14:paraId="05E80380" w14:textId="77777777" w:rsidR="00355A86" w:rsidRPr="00355A86" w:rsidRDefault="00355A86" w:rsidP="00355A86"/>
    <w:p w14:paraId="07DBBA46" w14:textId="1D90F941" w:rsidR="00355A86" w:rsidRDefault="00355A86" w:rsidP="00355A86">
      <w:pPr>
        <w:jc w:val="center"/>
      </w:pPr>
      <w:r w:rsidRPr="00355A86">
        <w:rPr>
          <w:b/>
          <w:bCs/>
        </w:rPr>
        <w:t>Instructors:</w:t>
      </w:r>
      <w:r>
        <w:t xml:space="preserve"> Ben </w:t>
      </w:r>
      <w:proofErr w:type="spellStart"/>
      <w:r>
        <w:t>Bolker</w:t>
      </w:r>
      <w:proofErr w:type="spellEnd"/>
      <w:r>
        <w:t xml:space="preserve">, Jonathan </w:t>
      </w:r>
      <w:proofErr w:type="spellStart"/>
      <w:r>
        <w:t>Dushoff</w:t>
      </w:r>
      <w:proofErr w:type="spellEnd"/>
      <w:r>
        <w:t xml:space="preserve"> </w:t>
      </w:r>
    </w:p>
    <w:p w14:paraId="5DB6EF61" w14:textId="4E0A41FE" w:rsidR="00355A86" w:rsidRDefault="00355A86" w:rsidP="00355A86">
      <w:pPr>
        <w:jc w:val="center"/>
      </w:pPr>
    </w:p>
    <w:p w14:paraId="7A927A5F" w14:textId="7E81F1C0" w:rsidR="00355A86" w:rsidRDefault="00355A86" w:rsidP="00355A86">
      <w:pPr>
        <w:jc w:val="center"/>
      </w:pPr>
      <w:r w:rsidRPr="00355A86">
        <w:rPr>
          <w:b/>
          <w:bCs/>
        </w:rPr>
        <w:t>Prepared by:</w:t>
      </w:r>
      <w:r>
        <w:t xml:space="preserve"> Jenni </w:t>
      </w:r>
      <w:proofErr w:type="spellStart"/>
      <w:r>
        <w:t>Velichka</w:t>
      </w:r>
      <w:proofErr w:type="spellEnd"/>
      <w:r>
        <w:t>, Kaiying Sally Ju (Poisson gals)</w:t>
      </w:r>
    </w:p>
    <w:p w14:paraId="5A24616A" w14:textId="77777777" w:rsidR="00355A86" w:rsidRDefault="00355A86" w:rsidP="00355A86">
      <w:pPr>
        <w:jc w:val="center"/>
      </w:pPr>
    </w:p>
    <w:p w14:paraId="71C8FD19" w14:textId="2588BBFB" w:rsidR="00396D59" w:rsidRDefault="00355A86" w:rsidP="00355A86">
      <w:pPr>
        <w:jc w:val="center"/>
        <w:rPr>
          <w:ins w:id="2" w:author="Sally Ju" w:date="2021-04-28T09:14:00Z"/>
        </w:rPr>
      </w:pPr>
      <w:r>
        <w:t>April 28, 2021</w:t>
      </w:r>
    </w:p>
    <w:p w14:paraId="09A0535E" w14:textId="77777777" w:rsidR="00396D59" w:rsidRDefault="00396D59">
      <w:pPr>
        <w:rPr>
          <w:ins w:id="3" w:author="Sally Ju" w:date="2021-04-28T09:14:00Z"/>
        </w:rPr>
      </w:pPr>
      <w:ins w:id="4" w:author="Sally Ju" w:date="2021-04-28T09:14:00Z">
        <w:r>
          <w:br w:type="page"/>
        </w:r>
      </w:ins>
    </w:p>
    <w:customXmlInsRangeStart w:id="5" w:author="Sally Ju" w:date="2021-04-28T09:15:00Z"/>
    <w:sdt>
      <w:sdtPr>
        <w:rPr>
          <w:sz w:val="22"/>
          <w:szCs w:val="22"/>
        </w:rPr>
        <w:id w:val="631830719"/>
        <w:docPartObj>
          <w:docPartGallery w:val="Table of Contents"/>
          <w:docPartUnique/>
        </w:docPartObj>
      </w:sdtPr>
      <w:sdtEndPr>
        <w:rPr>
          <w:b/>
          <w:bCs/>
          <w:noProof/>
        </w:rPr>
      </w:sdtEndPr>
      <w:sdtContent>
        <w:customXmlInsRangeEnd w:id="5"/>
        <w:p w14:paraId="13D0BD60" w14:textId="44808E00" w:rsidR="00396D59" w:rsidRDefault="00396D59">
          <w:pPr>
            <w:pStyle w:val="Heading1"/>
            <w:spacing w:line="360" w:lineRule="auto"/>
            <w:rPr>
              <w:ins w:id="6" w:author="Sally Ju" w:date="2021-04-28T09:15:00Z"/>
            </w:rPr>
            <w:pPrChange w:id="7" w:author="Sally Ju" w:date="2021-04-28T09:16:00Z">
              <w:pPr>
                <w:pStyle w:val="TOCHeading"/>
              </w:pPr>
            </w:pPrChange>
          </w:pPr>
          <w:ins w:id="8" w:author="Sally Ju" w:date="2021-04-28T09:15:00Z">
            <w:r>
              <w:t>Contents</w:t>
            </w:r>
          </w:ins>
        </w:p>
        <w:p w14:paraId="5095E391" w14:textId="1B4221CA" w:rsidR="00396D59" w:rsidDel="00396D59" w:rsidRDefault="00396D59">
          <w:pPr>
            <w:pStyle w:val="TOC1"/>
            <w:tabs>
              <w:tab w:val="right" w:leader="dot" w:pos="9350"/>
            </w:tabs>
            <w:spacing w:line="480" w:lineRule="auto"/>
            <w:rPr>
              <w:del w:id="9" w:author="Sally Ju" w:date="2021-04-28T09:16:00Z"/>
              <w:noProof/>
            </w:rPr>
            <w:pPrChange w:id="10" w:author="Sally Ju" w:date="2021-04-28T09:16:00Z">
              <w:pPr>
                <w:pStyle w:val="TOC1"/>
                <w:tabs>
                  <w:tab w:val="right" w:leader="dot" w:pos="9350"/>
                </w:tabs>
              </w:pPr>
            </w:pPrChange>
          </w:pPr>
          <w:ins w:id="11" w:author="Sally Ju" w:date="2021-04-28T09:15:00Z">
            <w:r>
              <w:fldChar w:fldCharType="begin"/>
            </w:r>
            <w:r>
              <w:instrText xml:space="preserve"> TOC \o "1-3" \h \z \u </w:instrText>
            </w:r>
            <w:r>
              <w:fldChar w:fldCharType="separate"/>
            </w:r>
          </w:ins>
          <w:del w:id="12" w:author="Sally Ju" w:date="2021-04-28T09:16:00Z">
            <w:r w:rsidRPr="00027AC4" w:rsidDel="00396D59">
              <w:rPr>
                <w:rStyle w:val="Hyperlink"/>
                <w:noProof/>
              </w:rPr>
              <w:fldChar w:fldCharType="begin"/>
            </w:r>
            <w:r w:rsidRPr="00027AC4" w:rsidDel="00396D59">
              <w:rPr>
                <w:rStyle w:val="Hyperlink"/>
                <w:noProof/>
              </w:rPr>
              <w:delInstrText xml:space="preserve"> </w:delInstrText>
            </w:r>
            <w:r w:rsidDel="00396D59">
              <w:rPr>
                <w:noProof/>
              </w:rPr>
              <w:delInstrText>HYPERLINK \l "_Toc70493752"</w:delInstrText>
            </w:r>
            <w:r w:rsidRPr="00027AC4" w:rsidDel="00396D59">
              <w:rPr>
                <w:rStyle w:val="Hyperlink"/>
                <w:noProof/>
              </w:rPr>
              <w:delInstrText xml:space="preserve"> </w:delInstrText>
            </w:r>
            <w:r w:rsidRPr="00027AC4" w:rsidDel="00396D59">
              <w:rPr>
                <w:rStyle w:val="Hyperlink"/>
                <w:noProof/>
              </w:rPr>
              <w:fldChar w:fldCharType="separate"/>
            </w:r>
            <w:r w:rsidRPr="00027AC4" w:rsidDel="00396D59">
              <w:rPr>
                <w:rStyle w:val="Hyperlink"/>
                <w:noProof/>
              </w:rPr>
              <w:delText>BIOL 708 - QMEE Final Report</w:delText>
            </w:r>
            <w:r w:rsidDel="00396D59">
              <w:rPr>
                <w:noProof/>
                <w:webHidden/>
              </w:rPr>
              <w:tab/>
            </w:r>
            <w:r w:rsidDel="00396D59">
              <w:rPr>
                <w:noProof/>
                <w:webHidden/>
              </w:rPr>
              <w:fldChar w:fldCharType="begin"/>
            </w:r>
            <w:r w:rsidDel="00396D59">
              <w:rPr>
                <w:noProof/>
                <w:webHidden/>
              </w:rPr>
              <w:delInstrText xml:space="preserve"> PAGEREF _Toc70493752 \h </w:delInstrText>
            </w:r>
            <w:r w:rsidDel="00396D59">
              <w:rPr>
                <w:noProof/>
                <w:webHidden/>
              </w:rPr>
            </w:r>
            <w:r w:rsidDel="00396D59">
              <w:rPr>
                <w:noProof/>
                <w:webHidden/>
              </w:rPr>
              <w:fldChar w:fldCharType="separate"/>
            </w:r>
          </w:del>
          <w:ins w:id="13" w:author="Sally Ju" w:date="2021-04-28T09:20:00Z">
            <w:r w:rsidR="00DF62F0">
              <w:rPr>
                <w:noProof/>
                <w:webHidden/>
              </w:rPr>
              <w:t>1</w:t>
            </w:r>
          </w:ins>
          <w:del w:id="14" w:author="Sally Ju" w:date="2021-04-28T09:16:00Z">
            <w:r w:rsidDel="00396D59">
              <w:rPr>
                <w:noProof/>
                <w:webHidden/>
              </w:rPr>
              <w:delText>1</w:delText>
            </w:r>
            <w:r w:rsidDel="00396D59">
              <w:rPr>
                <w:noProof/>
                <w:webHidden/>
              </w:rPr>
              <w:fldChar w:fldCharType="end"/>
            </w:r>
            <w:r w:rsidRPr="00027AC4" w:rsidDel="00396D59">
              <w:rPr>
                <w:rStyle w:val="Hyperlink"/>
                <w:noProof/>
              </w:rPr>
              <w:fldChar w:fldCharType="end"/>
            </w:r>
          </w:del>
        </w:p>
        <w:p w14:paraId="214824FE" w14:textId="3BD62EE2" w:rsidR="00396D59" w:rsidRDefault="00396D59" w:rsidP="00DF62F0">
          <w:pPr>
            <w:pStyle w:val="TOC1"/>
            <w:tabs>
              <w:tab w:val="right" w:leader="dot" w:pos="9350"/>
            </w:tabs>
            <w:spacing w:line="480" w:lineRule="auto"/>
            <w:rPr>
              <w:noProof/>
            </w:rPr>
          </w:pPr>
          <w:hyperlink w:anchor="_Toc70493753" w:history="1">
            <w:r w:rsidRPr="00027AC4">
              <w:rPr>
                <w:rStyle w:val="Hyperlink"/>
                <w:noProof/>
              </w:rPr>
              <w:t>Introduction</w:t>
            </w:r>
            <w:r>
              <w:rPr>
                <w:noProof/>
                <w:webHidden/>
              </w:rPr>
              <w:tab/>
            </w:r>
            <w:r>
              <w:rPr>
                <w:noProof/>
                <w:webHidden/>
              </w:rPr>
              <w:fldChar w:fldCharType="begin"/>
            </w:r>
            <w:r>
              <w:rPr>
                <w:noProof/>
                <w:webHidden/>
              </w:rPr>
              <w:instrText xml:space="preserve"> PAGEREF _Toc70493753 \h </w:instrText>
            </w:r>
            <w:r>
              <w:rPr>
                <w:noProof/>
                <w:webHidden/>
              </w:rPr>
            </w:r>
            <w:r>
              <w:rPr>
                <w:noProof/>
                <w:webHidden/>
              </w:rPr>
              <w:fldChar w:fldCharType="separate"/>
            </w:r>
            <w:r w:rsidR="00DF62F0">
              <w:rPr>
                <w:noProof/>
                <w:webHidden/>
              </w:rPr>
              <w:t>3</w:t>
            </w:r>
            <w:r>
              <w:rPr>
                <w:noProof/>
                <w:webHidden/>
              </w:rPr>
              <w:fldChar w:fldCharType="end"/>
            </w:r>
          </w:hyperlink>
        </w:p>
        <w:p w14:paraId="67BFECA7" w14:textId="54152F05" w:rsidR="00396D59" w:rsidRDefault="00396D59" w:rsidP="00DF62F0">
          <w:pPr>
            <w:pStyle w:val="TOC3"/>
            <w:tabs>
              <w:tab w:val="right" w:leader="dot" w:pos="9350"/>
            </w:tabs>
            <w:spacing w:line="480" w:lineRule="auto"/>
            <w:rPr>
              <w:noProof/>
            </w:rPr>
          </w:pPr>
          <w:hyperlink w:anchor="_Toc70493754" w:history="1">
            <w:r w:rsidRPr="00027AC4">
              <w:rPr>
                <w:rStyle w:val="Hyperlink"/>
                <w:noProof/>
              </w:rPr>
              <w:t>Background information</w:t>
            </w:r>
            <w:r>
              <w:rPr>
                <w:noProof/>
                <w:webHidden/>
              </w:rPr>
              <w:tab/>
            </w:r>
            <w:r>
              <w:rPr>
                <w:noProof/>
                <w:webHidden/>
              </w:rPr>
              <w:fldChar w:fldCharType="begin"/>
            </w:r>
            <w:r>
              <w:rPr>
                <w:noProof/>
                <w:webHidden/>
              </w:rPr>
              <w:instrText xml:space="preserve"> PAGEREF _Toc70493754 \h </w:instrText>
            </w:r>
            <w:r>
              <w:rPr>
                <w:noProof/>
                <w:webHidden/>
              </w:rPr>
            </w:r>
            <w:r>
              <w:rPr>
                <w:noProof/>
                <w:webHidden/>
              </w:rPr>
              <w:fldChar w:fldCharType="separate"/>
            </w:r>
            <w:r w:rsidR="00DF62F0">
              <w:rPr>
                <w:noProof/>
                <w:webHidden/>
              </w:rPr>
              <w:t>3</w:t>
            </w:r>
            <w:r>
              <w:rPr>
                <w:noProof/>
                <w:webHidden/>
              </w:rPr>
              <w:fldChar w:fldCharType="end"/>
            </w:r>
          </w:hyperlink>
        </w:p>
        <w:p w14:paraId="48E6AE57" w14:textId="2E5DAC7B" w:rsidR="00396D59" w:rsidRDefault="00396D59" w:rsidP="00DF62F0">
          <w:pPr>
            <w:pStyle w:val="TOC3"/>
            <w:tabs>
              <w:tab w:val="right" w:leader="dot" w:pos="9350"/>
            </w:tabs>
            <w:spacing w:line="480" w:lineRule="auto"/>
            <w:rPr>
              <w:noProof/>
            </w:rPr>
          </w:pPr>
          <w:hyperlink w:anchor="_Toc70493755" w:history="1">
            <w:r w:rsidRPr="00027AC4">
              <w:rPr>
                <w:rStyle w:val="Hyperlink"/>
                <w:noProof/>
              </w:rPr>
              <w:t>Scientific questions</w:t>
            </w:r>
            <w:r>
              <w:rPr>
                <w:noProof/>
                <w:webHidden/>
              </w:rPr>
              <w:tab/>
            </w:r>
            <w:r>
              <w:rPr>
                <w:noProof/>
                <w:webHidden/>
              </w:rPr>
              <w:fldChar w:fldCharType="begin"/>
            </w:r>
            <w:r>
              <w:rPr>
                <w:noProof/>
                <w:webHidden/>
              </w:rPr>
              <w:instrText xml:space="preserve"> PAGEREF _Toc70493755 \h </w:instrText>
            </w:r>
            <w:r>
              <w:rPr>
                <w:noProof/>
                <w:webHidden/>
              </w:rPr>
            </w:r>
            <w:r>
              <w:rPr>
                <w:noProof/>
                <w:webHidden/>
              </w:rPr>
              <w:fldChar w:fldCharType="separate"/>
            </w:r>
            <w:r w:rsidR="00DF62F0">
              <w:rPr>
                <w:noProof/>
                <w:webHidden/>
              </w:rPr>
              <w:t>4</w:t>
            </w:r>
            <w:r>
              <w:rPr>
                <w:noProof/>
                <w:webHidden/>
              </w:rPr>
              <w:fldChar w:fldCharType="end"/>
            </w:r>
          </w:hyperlink>
        </w:p>
        <w:p w14:paraId="54BB1A1E" w14:textId="78F3512F" w:rsidR="00396D59" w:rsidRDefault="00396D59" w:rsidP="00DF62F0">
          <w:pPr>
            <w:pStyle w:val="TOC2"/>
            <w:tabs>
              <w:tab w:val="right" w:leader="dot" w:pos="9350"/>
            </w:tabs>
            <w:spacing w:line="480" w:lineRule="auto"/>
            <w:rPr>
              <w:noProof/>
            </w:rPr>
          </w:pPr>
          <w:hyperlink w:anchor="_Toc70493756" w:history="1">
            <w:r w:rsidRPr="00027AC4">
              <w:rPr>
                <w:rStyle w:val="Hyperlink"/>
                <w:noProof/>
              </w:rPr>
              <w:t>Methods</w:t>
            </w:r>
            <w:r>
              <w:rPr>
                <w:noProof/>
                <w:webHidden/>
              </w:rPr>
              <w:tab/>
            </w:r>
            <w:r>
              <w:rPr>
                <w:noProof/>
                <w:webHidden/>
              </w:rPr>
              <w:fldChar w:fldCharType="begin"/>
            </w:r>
            <w:r>
              <w:rPr>
                <w:noProof/>
                <w:webHidden/>
              </w:rPr>
              <w:instrText xml:space="preserve"> PAGEREF _Toc70493756 \h </w:instrText>
            </w:r>
            <w:r>
              <w:rPr>
                <w:noProof/>
                <w:webHidden/>
              </w:rPr>
            </w:r>
            <w:r>
              <w:rPr>
                <w:noProof/>
                <w:webHidden/>
              </w:rPr>
              <w:fldChar w:fldCharType="separate"/>
            </w:r>
            <w:r w:rsidR="00DF62F0">
              <w:rPr>
                <w:noProof/>
                <w:webHidden/>
              </w:rPr>
              <w:t>4</w:t>
            </w:r>
            <w:r>
              <w:rPr>
                <w:noProof/>
                <w:webHidden/>
              </w:rPr>
              <w:fldChar w:fldCharType="end"/>
            </w:r>
          </w:hyperlink>
        </w:p>
        <w:p w14:paraId="28E5DAEC" w14:textId="712CEC51" w:rsidR="00396D59" w:rsidRDefault="00396D59" w:rsidP="00DF62F0">
          <w:pPr>
            <w:pStyle w:val="TOC3"/>
            <w:tabs>
              <w:tab w:val="right" w:leader="dot" w:pos="9350"/>
            </w:tabs>
            <w:spacing w:line="480" w:lineRule="auto"/>
            <w:rPr>
              <w:noProof/>
            </w:rPr>
          </w:pPr>
          <w:hyperlink w:anchor="_Toc70493757" w:history="1">
            <w:r w:rsidRPr="00027AC4">
              <w:rPr>
                <w:rStyle w:val="Hyperlink"/>
                <w:noProof/>
              </w:rPr>
              <w:t>Scientific methods</w:t>
            </w:r>
            <w:r>
              <w:rPr>
                <w:noProof/>
                <w:webHidden/>
              </w:rPr>
              <w:tab/>
            </w:r>
            <w:r>
              <w:rPr>
                <w:noProof/>
                <w:webHidden/>
              </w:rPr>
              <w:fldChar w:fldCharType="begin"/>
            </w:r>
            <w:r>
              <w:rPr>
                <w:noProof/>
                <w:webHidden/>
              </w:rPr>
              <w:instrText xml:space="preserve"> PAGEREF _Toc70493757 \h </w:instrText>
            </w:r>
            <w:r>
              <w:rPr>
                <w:noProof/>
                <w:webHidden/>
              </w:rPr>
            </w:r>
            <w:r>
              <w:rPr>
                <w:noProof/>
                <w:webHidden/>
              </w:rPr>
              <w:fldChar w:fldCharType="separate"/>
            </w:r>
            <w:r w:rsidR="00DF62F0">
              <w:rPr>
                <w:noProof/>
                <w:webHidden/>
              </w:rPr>
              <w:t>4</w:t>
            </w:r>
            <w:r>
              <w:rPr>
                <w:noProof/>
                <w:webHidden/>
              </w:rPr>
              <w:fldChar w:fldCharType="end"/>
            </w:r>
          </w:hyperlink>
        </w:p>
        <w:p w14:paraId="150C6A67" w14:textId="4775E69E" w:rsidR="00396D59" w:rsidRDefault="00396D59" w:rsidP="00DF62F0">
          <w:pPr>
            <w:pStyle w:val="TOC3"/>
            <w:tabs>
              <w:tab w:val="right" w:leader="dot" w:pos="9350"/>
            </w:tabs>
            <w:spacing w:line="480" w:lineRule="auto"/>
            <w:rPr>
              <w:noProof/>
            </w:rPr>
          </w:pPr>
          <w:hyperlink w:anchor="_Toc70493758" w:history="1">
            <w:r w:rsidRPr="00027AC4">
              <w:rPr>
                <w:rStyle w:val="Hyperlink"/>
                <w:noProof/>
              </w:rPr>
              <w:t>Statistical methods</w:t>
            </w:r>
            <w:r>
              <w:rPr>
                <w:noProof/>
                <w:webHidden/>
              </w:rPr>
              <w:tab/>
            </w:r>
            <w:r>
              <w:rPr>
                <w:noProof/>
                <w:webHidden/>
              </w:rPr>
              <w:fldChar w:fldCharType="begin"/>
            </w:r>
            <w:r>
              <w:rPr>
                <w:noProof/>
                <w:webHidden/>
              </w:rPr>
              <w:instrText xml:space="preserve"> PAGEREF _Toc70493758 \h </w:instrText>
            </w:r>
            <w:r>
              <w:rPr>
                <w:noProof/>
                <w:webHidden/>
              </w:rPr>
            </w:r>
            <w:r>
              <w:rPr>
                <w:noProof/>
                <w:webHidden/>
              </w:rPr>
              <w:fldChar w:fldCharType="separate"/>
            </w:r>
            <w:r w:rsidR="00DF62F0">
              <w:rPr>
                <w:noProof/>
                <w:webHidden/>
              </w:rPr>
              <w:t>5</w:t>
            </w:r>
            <w:r>
              <w:rPr>
                <w:noProof/>
                <w:webHidden/>
              </w:rPr>
              <w:fldChar w:fldCharType="end"/>
            </w:r>
          </w:hyperlink>
        </w:p>
        <w:p w14:paraId="185A9CA8" w14:textId="26961660" w:rsidR="00396D59" w:rsidRDefault="00396D59" w:rsidP="00DF62F0">
          <w:pPr>
            <w:pStyle w:val="TOC2"/>
            <w:tabs>
              <w:tab w:val="right" w:leader="dot" w:pos="9350"/>
            </w:tabs>
            <w:spacing w:line="480" w:lineRule="auto"/>
            <w:rPr>
              <w:noProof/>
            </w:rPr>
          </w:pPr>
          <w:hyperlink w:anchor="_Toc70493759" w:history="1">
            <w:r w:rsidRPr="00027AC4">
              <w:rPr>
                <w:rStyle w:val="Hyperlink"/>
                <w:noProof/>
              </w:rPr>
              <w:t>Statistical analyses</w:t>
            </w:r>
            <w:r>
              <w:rPr>
                <w:noProof/>
                <w:webHidden/>
              </w:rPr>
              <w:tab/>
            </w:r>
            <w:r>
              <w:rPr>
                <w:noProof/>
                <w:webHidden/>
              </w:rPr>
              <w:fldChar w:fldCharType="begin"/>
            </w:r>
            <w:r>
              <w:rPr>
                <w:noProof/>
                <w:webHidden/>
              </w:rPr>
              <w:instrText xml:space="preserve"> PAGEREF _Toc70493759 \h </w:instrText>
            </w:r>
            <w:r>
              <w:rPr>
                <w:noProof/>
                <w:webHidden/>
              </w:rPr>
            </w:r>
            <w:r>
              <w:rPr>
                <w:noProof/>
                <w:webHidden/>
              </w:rPr>
              <w:fldChar w:fldCharType="separate"/>
            </w:r>
            <w:r w:rsidR="00DF62F0">
              <w:rPr>
                <w:noProof/>
                <w:webHidden/>
              </w:rPr>
              <w:t>5</w:t>
            </w:r>
            <w:r>
              <w:rPr>
                <w:noProof/>
                <w:webHidden/>
              </w:rPr>
              <w:fldChar w:fldCharType="end"/>
            </w:r>
          </w:hyperlink>
        </w:p>
        <w:p w14:paraId="67388516" w14:textId="7D6FF0AF" w:rsidR="00396D59" w:rsidRDefault="00396D59" w:rsidP="00DF62F0">
          <w:pPr>
            <w:pStyle w:val="TOC3"/>
            <w:tabs>
              <w:tab w:val="right" w:leader="dot" w:pos="9350"/>
            </w:tabs>
            <w:spacing w:line="480" w:lineRule="auto"/>
            <w:rPr>
              <w:noProof/>
            </w:rPr>
          </w:pPr>
          <w:hyperlink w:anchor="_Toc70493760" w:history="1">
            <w:r w:rsidRPr="00027AC4">
              <w:rPr>
                <w:rStyle w:val="Hyperlink"/>
                <w:noProof/>
              </w:rPr>
              <w:t>Summarizing Fish Size</w:t>
            </w:r>
            <w:r>
              <w:rPr>
                <w:noProof/>
                <w:webHidden/>
              </w:rPr>
              <w:tab/>
            </w:r>
            <w:r>
              <w:rPr>
                <w:noProof/>
                <w:webHidden/>
              </w:rPr>
              <w:fldChar w:fldCharType="begin"/>
            </w:r>
            <w:r>
              <w:rPr>
                <w:noProof/>
                <w:webHidden/>
              </w:rPr>
              <w:instrText xml:space="preserve"> PAGEREF _Toc70493760 \h </w:instrText>
            </w:r>
            <w:r>
              <w:rPr>
                <w:noProof/>
                <w:webHidden/>
              </w:rPr>
            </w:r>
            <w:r>
              <w:rPr>
                <w:noProof/>
                <w:webHidden/>
              </w:rPr>
              <w:fldChar w:fldCharType="separate"/>
            </w:r>
            <w:r w:rsidR="00DF62F0">
              <w:rPr>
                <w:noProof/>
                <w:webHidden/>
              </w:rPr>
              <w:t>5</w:t>
            </w:r>
            <w:r>
              <w:rPr>
                <w:noProof/>
                <w:webHidden/>
              </w:rPr>
              <w:fldChar w:fldCharType="end"/>
            </w:r>
          </w:hyperlink>
        </w:p>
        <w:p w14:paraId="7E5695B3" w14:textId="799B0424" w:rsidR="00396D59" w:rsidRDefault="00396D59" w:rsidP="00DF62F0">
          <w:pPr>
            <w:pStyle w:val="TOC3"/>
            <w:tabs>
              <w:tab w:val="right" w:leader="dot" w:pos="9350"/>
            </w:tabs>
            <w:spacing w:line="480" w:lineRule="auto"/>
            <w:rPr>
              <w:noProof/>
            </w:rPr>
          </w:pPr>
          <w:hyperlink w:anchor="_Toc70493761" w:history="1">
            <w:r w:rsidRPr="00027AC4">
              <w:rPr>
                <w:rStyle w:val="Hyperlink"/>
                <w:noProof/>
              </w:rPr>
              <w:t>Developing a Linear mixed-effects model</w:t>
            </w:r>
            <w:r>
              <w:rPr>
                <w:noProof/>
                <w:webHidden/>
              </w:rPr>
              <w:tab/>
            </w:r>
            <w:r>
              <w:rPr>
                <w:noProof/>
                <w:webHidden/>
              </w:rPr>
              <w:fldChar w:fldCharType="begin"/>
            </w:r>
            <w:r>
              <w:rPr>
                <w:noProof/>
                <w:webHidden/>
              </w:rPr>
              <w:instrText xml:space="preserve"> PAGEREF _Toc70493761 \h </w:instrText>
            </w:r>
            <w:r>
              <w:rPr>
                <w:noProof/>
                <w:webHidden/>
              </w:rPr>
            </w:r>
            <w:r>
              <w:rPr>
                <w:noProof/>
                <w:webHidden/>
              </w:rPr>
              <w:fldChar w:fldCharType="separate"/>
            </w:r>
            <w:r w:rsidR="00DF62F0">
              <w:rPr>
                <w:noProof/>
                <w:webHidden/>
              </w:rPr>
              <w:t>8</w:t>
            </w:r>
            <w:r>
              <w:rPr>
                <w:noProof/>
                <w:webHidden/>
              </w:rPr>
              <w:fldChar w:fldCharType="end"/>
            </w:r>
          </w:hyperlink>
        </w:p>
        <w:p w14:paraId="5AB9E5C4" w14:textId="134C1E0B" w:rsidR="00396D59" w:rsidRDefault="00396D59" w:rsidP="00DF62F0">
          <w:pPr>
            <w:pStyle w:val="TOC3"/>
            <w:tabs>
              <w:tab w:val="right" w:leader="dot" w:pos="9350"/>
            </w:tabs>
            <w:spacing w:line="480" w:lineRule="auto"/>
            <w:rPr>
              <w:noProof/>
            </w:rPr>
          </w:pPr>
          <w:hyperlink w:anchor="_Toc70493762" w:history="1">
            <w:r w:rsidRPr="00027AC4">
              <w:rPr>
                <w:rStyle w:val="Hyperlink"/>
                <w:noProof/>
              </w:rPr>
              <w:t>Results of the Linear mixed-effects model</w:t>
            </w:r>
            <w:r>
              <w:rPr>
                <w:noProof/>
                <w:webHidden/>
              </w:rPr>
              <w:tab/>
            </w:r>
            <w:r>
              <w:rPr>
                <w:noProof/>
                <w:webHidden/>
              </w:rPr>
              <w:fldChar w:fldCharType="begin"/>
            </w:r>
            <w:r>
              <w:rPr>
                <w:noProof/>
                <w:webHidden/>
              </w:rPr>
              <w:instrText xml:space="preserve"> PAGEREF _Toc70493762 \h </w:instrText>
            </w:r>
            <w:r>
              <w:rPr>
                <w:noProof/>
                <w:webHidden/>
              </w:rPr>
            </w:r>
            <w:r>
              <w:rPr>
                <w:noProof/>
                <w:webHidden/>
              </w:rPr>
              <w:fldChar w:fldCharType="separate"/>
            </w:r>
            <w:r w:rsidR="00DF62F0">
              <w:rPr>
                <w:noProof/>
                <w:webHidden/>
              </w:rPr>
              <w:t>10</w:t>
            </w:r>
            <w:r>
              <w:rPr>
                <w:noProof/>
                <w:webHidden/>
              </w:rPr>
              <w:fldChar w:fldCharType="end"/>
            </w:r>
          </w:hyperlink>
        </w:p>
        <w:p w14:paraId="28B08638" w14:textId="4C9CE94F" w:rsidR="00396D59" w:rsidRDefault="00396D59" w:rsidP="00DF62F0">
          <w:pPr>
            <w:pStyle w:val="TOC2"/>
            <w:tabs>
              <w:tab w:val="right" w:leader="dot" w:pos="9350"/>
            </w:tabs>
            <w:spacing w:line="480" w:lineRule="auto"/>
            <w:rPr>
              <w:noProof/>
            </w:rPr>
          </w:pPr>
          <w:hyperlink w:anchor="_Toc70493763" w:history="1">
            <w:r w:rsidRPr="00027AC4">
              <w:rPr>
                <w:rStyle w:val="Hyperlink"/>
                <w:noProof/>
              </w:rPr>
              <w:t>Discussion</w:t>
            </w:r>
            <w:r>
              <w:rPr>
                <w:noProof/>
                <w:webHidden/>
              </w:rPr>
              <w:tab/>
            </w:r>
            <w:r>
              <w:rPr>
                <w:noProof/>
                <w:webHidden/>
              </w:rPr>
              <w:fldChar w:fldCharType="begin"/>
            </w:r>
            <w:r>
              <w:rPr>
                <w:noProof/>
                <w:webHidden/>
              </w:rPr>
              <w:instrText xml:space="preserve"> PAGEREF _Toc70493763 \h </w:instrText>
            </w:r>
            <w:r>
              <w:rPr>
                <w:noProof/>
                <w:webHidden/>
              </w:rPr>
            </w:r>
            <w:r>
              <w:rPr>
                <w:noProof/>
                <w:webHidden/>
              </w:rPr>
              <w:fldChar w:fldCharType="separate"/>
            </w:r>
            <w:r w:rsidR="00DF62F0">
              <w:rPr>
                <w:noProof/>
                <w:webHidden/>
              </w:rPr>
              <w:t>13</w:t>
            </w:r>
            <w:r>
              <w:rPr>
                <w:noProof/>
                <w:webHidden/>
              </w:rPr>
              <w:fldChar w:fldCharType="end"/>
            </w:r>
          </w:hyperlink>
        </w:p>
        <w:p w14:paraId="1719C90B" w14:textId="730145D8" w:rsidR="00396D59" w:rsidRDefault="00396D59" w:rsidP="00DF62F0">
          <w:pPr>
            <w:pStyle w:val="TOC2"/>
            <w:tabs>
              <w:tab w:val="right" w:leader="dot" w:pos="9350"/>
            </w:tabs>
            <w:spacing w:line="480" w:lineRule="auto"/>
            <w:rPr>
              <w:noProof/>
            </w:rPr>
          </w:pPr>
          <w:hyperlink w:anchor="_Toc70493764" w:history="1">
            <w:r w:rsidRPr="00027AC4">
              <w:rPr>
                <w:rStyle w:val="Hyperlink"/>
                <w:noProof/>
              </w:rPr>
              <w:t>Literature Cited</w:t>
            </w:r>
            <w:r>
              <w:rPr>
                <w:noProof/>
                <w:webHidden/>
              </w:rPr>
              <w:tab/>
            </w:r>
            <w:r>
              <w:rPr>
                <w:noProof/>
                <w:webHidden/>
              </w:rPr>
              <w:fldChar w:fldCharType="begin"/>
            </w:r>
            <w:r>
              <w:rPr>
                <w:noProof/>
                <w:webHidden/>
              </w:rPr>
              <w:instrText xml:space="preserve"> PAGEREF _Toc70493764 \h </w:instrText>
            </w:r>
            <w:r>
              <w:rPr>
                <w:noProof/>
                <w:webHidden/>
              </w:rPr>
            </w:r>
            <w:r>
              <w:rPr>
                <w:noProof/>
                <w:webHidden/>
              </w:rPr>
              <w:fldChar w:fldCharType="separate"/>
            </w:r>
            <w:r w:rsidR="00DF62F0">
              <w:rPr>
                <w:noProof/>
                <w:webHidden/>
              </w:rPr>
              <w:t>15</w:t>
            </w:r>
            <w:r>
              <w:rPr>
                <w:noProof/>
                <w:webHidden/>
              </w:rPr>
              <w:fldChar w:fldCharType="end"/>
            </w:r>
          </w:hyperlink>
        </w:p>
        <w:p w14:paraId="53427566" w14:textId="6E8B7F89" w:rsidR="00396D59" w:rsidRDefault="00396D59" w:rsidP="00DF62F0">
          <w:pPr>
            <w:pStyle w:val="TOC1"/>
            <w:tabs>
              <w:tab w:val="right" w:leader="dot" w:pos="9350"/>
            </w:tabs>
            <w:spacing w:line="480" w:lineRule="auto"/>
            <w:rPr>
              <w:noProof/>
            </w:rPr>
          </w:pPr>
          <w:hyperlink w:anchor="_Toc70493765" w:history="1">
            <w:r w:rsidRPr="00027AC4">
              <w:rPr>
                <w:rStyle w:val="Hyperlink"/>
                <w:b/>
                <w:bCs/>
                <w:noProof/>
              </w:rPr>
              <w:t>Appendix A: Supplementary Figures</w:t>
            </w:r>
            <w:r>
              <w:rPr>
                <w:noProof/>
                <w:webHidden/>
              </w:rPr>
              <w:tab/>
            </w:r>
            <w:r>
              <w:rPr>
                <w:noProof/>
                <w:webHidden/>
              </w:rPr>
              <w:fldChar w:fldCharType="begin"/>
            </w:r>
            <w:r>
              <w:rPr>
                <w:noProof/>
                <w:webHidden/>
              </w:rPr>
              <w:instrText xml:space="preserve"> PAGEREF _Toc70493765 \h </w:instrText>
            </w:r>
            <w:r>
              <w:rPr>
                <w:noProof/>
                <w:webHidden/>
              </w:rPr>
            </w:r>
            <w:r>
              <w:rPr>
                <w:noProof/>
                <w:webHidden/>
              </w:rPr>
              <w:fldChar w:fldCharType="separate"/>
            </w:r>
            <w:r w:rsidR="00DF62F0">
              <w:rPr>
                <w:noProof/>
                <w:webHidden/>
              </w:rPr>
              <w:t>16</w:t>
            </w:r>
            <w:r>
              <w:rPr>
                <w:noProof/>
                <w:webHidden/>
              </w:rPr>
              <w:fldChar w:fldCharType="end"/>
            </w:r>
          </w:hyperlink>
        </w:p>
        <w:p w14:paraId="49FDC32C" w14:textId="7B9955E1" w:rsidR="00396D59" w:rsidRDefault="00396D59">
          <w:pPr>
            <w:spacing w:line="480" w:lineRule="auto"/>
            <w:rPr>
              <w:ins w:id="15" w:author="Sally Ju" w:date="2021-04-28T09:15:00Z"/>
            </w:rPr>
            <w:pPrChange w:id="16" w:author="Sally Ju" w:date="2021-04-28T09:16:00Z">
              <w:pPr/>
            </w:pPrChange>
          </w:pPr>
          <w:ins w:id="17" w:author="Sally Ju" w:date="2021-04-28T09:15:00Z">
            <w:r>
              <w:rPr>
                <w:b/>
                <w:bCs/>
                <w:noProof/>
              </w:rPr>
              <w:fldChar w:fldCharType="end"/>
            </w:r>
          </w:ins>
        </w:p>
        <w:customXmlInsRangeStart w:id="18" w:author="Sally Ju" w:date="2021-04-28T09:15:00Z"/>
      </w:sdtContent>
    </w:sdt>
    <w:customXmlInsRangeEnd w:id="18"/>
    <w:p w14:paraId="2D7CBDC3" w14:textId="77777777" w:rsidR="00355A86" w:rsidRPr="00355A86" w:rsidRDefault="00355A86">
      <w:pPr>
        <w:spacing w:line="480" w:lineRule="auto"/>
        <w:jc w:val="center"/>
        <w:pPrChange w:id="19" w:author="Sally Ju" w:date="2021-04-28T09:16:00Z">
          <w:pPr>
            <w:jc w:val="center"/>
          </w:pPr>
        </w:pPrChange>
      </w:pPr>
    </w:p>
    <w:p w14:paraId="7D444B2A" w14:textId="462D3D6D" w:rsidR="002B6D3A" w:rsidRDefault="002B6D3A">
      <w:pPr>
        <w:spacing w:line="480" w:lineRule="auto"/>
        <w:rPr>
          <w:sz w:val="40"/>
          <w:szCs w:val="40"/>
        </w:rPr>
        <w:pPrChange w:id="20" w:author="Sally Ju" w:date="2021-04-28T09:16:00Z">
          <w:pPr/>
        </w:pPrChange>
      </w:pPr>
      <w:r>
        <w:br w:type="page"/>
      </w:r>
    </w:p>
    <w:p w14:paraId="4F7B3B71" w14:textId="77777777" w:rsidR="009126AB" w:rsidRDefault="00CB4A08">
      <w:pPr>
        <w:pStyle w:val="Heading2"/>
      </w:pPr>
      <w:bookmarkStart w:id="21" w:name="_o07bi4r7gzqz" w:colFirst="0" w:colLast="0"/>
      <w:bookmarkStart w:id="22" w:name="_Toc70493753"/>
      <w:bookmarkEnd w:id="21"/>
      <w:r>
        <w:lastRenderedPageBreak/>
        <w:t>Introduction</w:t>
      </w:r>
      <w:bookmarkEnd w:id="22"/>
    </w:p>
    <w:p w14:paraId="45A43FC2" w14:textId="77777777" w:rsidR="009126AB" w:rsidRDefault="00CB4A08">
      <w:pPr>
        <w:pStyle w:val="Heading3"/>
      </w:pPr>
      <w:bookmarkStart w:id="23" w:name="_nq6nwrqvw76x" w:colFirst="0" w:colLast="0"/>
      <w:bookmarkStart w:id="24" w:name="_Toc70493754"/>
      <w:bookmarkEnd w:id="23"/>
      <w:r>
        <w:t>Background information</w:t>
      </w:r>
      <w:bookmarkEnd w:id="24"/>
    </w:p>
    <w:p w14:paraId="492EC9EC" w14:textId="322000A5" w:rsidR="009126AB" w:rsidRDefault="00CB4A08" w:rsidP="003B42CE">
      <w:pPr>
        <w:spacing w:before="240" w:after="240" w:line="360" w:lineRule="auto"/>
        <w:ind w:firstLine="720"/>
      </w:pPr>
      <w:r>
        <w:t>Mercury (Hg) is a pollutant of global concern. Altho</w:t>
      </w:r>
      <w:r w:rsidR="00B6580D">
        <w:t>u</w:t>
      </w:r>
      <w:r>
        <w:t xml:space="preserve">gh it occurs naturally, anthropogenic emissions have increased its release into the atmosphere, where it may </w:t>
      </w:r>
      <w:r w:rsidR="00133002">
        <w:t>travel</w:t>
      </w:r>
      <w:r>
        <w:t xml:space="preserve"> from the point of release until it is deposited on land or water. A key link between Hg emissions and human exposure occurs in aquatic ecosystems; here, inorganic Hg can be converted to the more toxic form of Hg, methylmercury (</w:t>
      </w:r>
      <w:proofErr w:type="spellStart"/>
      <w:r>
        <w:t>MeHg</w:t>
      </w:r>
      <w:proofErr w:type="spellEnd"/>
      <w:r>
        <w:t xml:space="preserve">) (Driscoll et al. 2013). </w:t>
      </w:r>
      <w:proofErr w:type="spellStart"/>
      <w:r>
        <w:t>MeHg</w:t>
      </w:r>
      <w:proofErr w:type="spellEnd"/>
      <w:r>
        <w:t xml:space="preserve"> is a bioaccumulating neurotoxin that can become elevated in top predators in aquatic systems which can have negative effects on fish consumers. Fish specifically provide significant nutritional value and are often an important traditional food for Indigenous populations. However, the risks from elevated </w:t>
      </w:r>
      <w:proofErr w:type="spellStart"/>
      <w:r>
        <w:t>MeHg</w:t>
      </w:r>
      <w:proofErr w:type="spellEnd"/>
      <w:r>
        <w:t xml:space="preserve"> can undermine the health benefits of fish consumption and put communities at risk.</w:t>
      </w:r>
    </w:p>
    <w:p w14:paraId="23053169" w14:textId="57BF0716" w:rsidR="009126AB" w:rsidRDefault="00CB4A08" w:rsidP="003B42CE">
      <w:pPr>
        <w:spacing w:before="240" w:after="240" w:line="360" w:lineRule="auto"/>
        <w:ind w:firstLine="720"/>
      </w:pPr>
      <w:r>
        <w:t>Furthermore, human alteration of aquatic systems can impact Hg concentrations in the water. For example, dams in rivers create large reservoirs of flooded soils, which mobilizes previously sequestered Hg and changes Hg speciation due to increased bacterial methylation of inorganic Hg (</w:t>
      </w:r>
      <w:proofErr w:type="spellStart"/>
      <w:r>
        <w:t>Bodaly</w:t>
      </w:r>
      <w:proofErr w:type="spellEnd"/>
      <w:r>
        <w:t xml:space="preserve"> et al. 2007; Bilodeau et al. 2016). In turn, this increases </w:t>
      </w:r>
      <w:proofErr w:type="spellStart"/>
      <w:r>
        <w:t>MeHg</w:t>
      </w:r>
      <w:proofErr w:type="spellEnd"/>
      <w:r>
        <w:t xml:space="preserve"> in the water and its bioaccumulation in top predators, including fish (</w:t>
      </w:r>
      <w:proofErr w:type="spellStart"/>
      <w:r>
        <w:t>Bodaly</w:t>
      </w:r>
      <w:proofErr w:type="spellEnd"/>
      <w:r>
        <w:t xml:space="preserve"> et al. 2007). Furthermore, Hg levels in fish are shown to increase with fish length and position in the food web</w:t>
      </w:r>
      <w:r w:rsidR="00611640">
        <w:t xml:space="preserve"> (</w:t>
      </w:r>
      <w:proofErr w:type="spellStart"/>
      <w:r w:rsidR="00611640">
        <w:t>Storelli</w:t>
      </w:r>
      <w:proofErr w:type="spellEnd"/>
      <w:r w:rsidR="00611640">
        <w:t xml:space="preserve"> et al. 2006; </w:t>
      </w:r>
      <w:proofErr w:type="spellStart"/>
      <w:r w:rsidR="00611640">
        <w:t>Ouédraogo</w:t>
      </w:r>
      <w:proofErr w:type="spellEnd"/>
      <w:r w:rsidR="00611640">
        <w:t xml:space="preserve"> et al. 2015);</w:t>
      </w:r>
      <w:r>
        <w:t xml:space="preserve"> therefore, various variables should be considered when creati</w:t>
      </w:r>
      <w:r w:rsidR="00611640">
        <w:t>ng fish consumption advisories</w:t>
      </w:r>
      <w:r w:rsidR="00E93FE8">
        <w:t>.</w:t>
      </w:r>
      <w:r w:rsidR="00611640">
        <w:t xml:space="preserve"> </w:t>
      </w:r>
      <w:r>
        <w:t xml:space="preserve">This study will determine the risks of elevated </w:t>
      </w:r>
      <w:proofErr w:type="spellStart"/>
      <w:r>
        <w:t>MeHg</w:t>
      </w:r>
      <w:proofErr w:type="spellEnd"/>
      <w:r>
        <w:t xml:space="preserve"> production due to the construction of the </w:t>
      </w:r>
      <w:proofErr w:type="spellStart"/>
      <w:r>
        <w:t>Mactaquac</w:t>
      </w:r>
      <w:proofErr w:type="spellEnd"/>
      <w:r>
        <w:t xml:space="preserve"> Generating System (MGS), a hydroelectric dam located on the Saint John River (SJR). The SJR is the second longest river in Northeastern North </w:t>
      </w:r>
      <w:r w:rsidR="00B6580D">
        <w:t>America and</w:t>
      </w:r>
      <w:r>
        <w:t xml:space="preserve"> supports the subsistence fisheries of six First Nation communities. Previous studies have reported high levels of Hg in fish from this river</w:t>
      </w:r>
      <w:r>
        <w:rPr>
          <w:rFonts w:ascii="Times New Roman" w:eastAsia="Times New Roman" w:hAnsi="Times New Roman" w:cs="Times New Roman"/>
        </w:rPr>
        <w:t xml:space="preserve"> </w:t>
      </w:r>
      <w:r>
        <w:t>(Reinhart et al. 2018a and b), however, this study will provide a more thoro</w:t>
      </w:r>
      <w:r w:rsidR="00B6580D">
        <w:t>u</w:t>
      </w:r>
      <w:r>
        <w:t>gh understanding of the risks associated with consuming fish from various locations along the SJR.</w:t>
      </w:r>
    </w:p>
    <w:p w14:paraId="158FC425" w14:textId="77777777" w:rsidR="00B6580D" w:rsidRDefault="00B6580D">
      <w:pPr>
        <w:rPr>
          <w:color w:val="434343"/>
          <w:sz w:val="28"/>
          <w:szCs w:val="28"/>
        </w:rPr>
      </w:pPr>
      <w:bookmarkStart w:id="25" w:name="_izcfqr34vhus" w:colFirst="0" w:colLast="0"/>
      <w:bookmarkEnd w:id="25"/>
      <w:r>
        <w:br w:type="page"/>
      </w:r>
    </w:p>
    <w:p w14:paraId="19455859" w14:textId="65CA1B8C" w:rsidR="009126AB" w:rsidRDefault="00CB4A08">
      <w:pPr>
        <w:pStyle w:val="Heading3"/>
      </w:pPr>
      <w:bookmarkStart w:id="26" w:name="_Toc70493755"/>
      <w:r>
        <w:lastRenderedPageBreak/>
        <w:t>Scientific questions</w:t>
      </w:r>
      <w:bookmarkEnd w:id="26"/>
      <w:r>
        <w:t xml:space="preserve"> </w:t>
      </w:r>
    </w:p>
    <w:p w14:paraId="3A93CADB" w14:textId="52D9FD83" w:rsidR="003B42CE" w:rsidRDefault="003B42CE" w:rsidP="003B42CE"/>
    <w:p w14:paraId="145B0196" w14:textId="7F41C3EC" w:rsidR="009126AB" w:rsidRDefault="00CB4A08" w:rsidP="003B42CE">
      <w:pPr>
        <w:spacing w:before="240" w:after="240" w:line="360" w:lineRule="auto"/>
        <w:ind w:firstLine="720"/>
      </w:pPr>
      <w:r>
        <w:t>This study will compare two fish species that</w:t>
      </w:r>
      <w:r w:rsidR="00E93FE8">
        <w:t xml:space="preserve"> vary in their trophic position:</w:t>
      </w:r>
      <w:r>
        <w:t xml:space="preserve"> Smallmouth Bass (SMB; </w:t>
      </w:r>
      <w:r>
        <w:rPr>
          <w:i/>
        </w:rPr>
        <w:t xml:space="preserve">Micropterus </w:t>
      </w:r>
      <w:proofErr w:type="spellStart"/>
      <w:r>
        <w:rPr>
          <w:i/>
        </w:rPr>
        <w:t>dolomieu</w:t>
      </w:r>
      <w:proofErr w:type="spellEnd"/>
      <w:r>
        <w:t xml:space="preserve">) and Yellow Perch (YP; </w:t>
      </w:r>
      <w:proofErr w:type="spellStart"/>
      <w:r>
        <w:rPr>
          <w:i/>
        </w:rPr>
        <w:t>Perca</w:t>
      </w:r>
      <w:proofErr w:type="spellEnd"/>
      <w:r>
        <w:rPr>
          <w:i/>
        </w:rPr>
        <w:t xml:space="preserve"> </w:t>
      </w:r>
      <w:proofErr w:type="spellStart"/>
      <w:r>
        <w:rPr>
          <w:i/>
        </w:rPr>
        <w:t>flavescens</w:t>
      </w:r>
      <w:proofErr w:type="spellEnd"/>
      <w:r>
        <w:t>)</w:t>
      </w:r>
      <w:r w:rsidR="00B6580D">
        <w:t>. We will also compare Hg in the site upstream to the dam (REF), to two sites downstream of the dam (NF, FF). Comparisons between species and sites will be used</w:t>
      </w:r>
      <w:r>
        <w:t xml:space="preserve"> to answer the following questions: 1) how does Hg concentration increase with fish size and; 2) how does Hg concentration vary in fish from upstream versus downstream of the dam? To answer the first question, we aim to combine various </w:t>
      </w:r>
      <w:r w:rsidR="00B6580D">
        <w:t>physical</w:t>
      </w:r>
      <w:r>
        <w:t xml:space="preserve"> measurements of the fish to describe fish size using a single parameter. A linear mixed effects model will be used to compare the relationship of Hg to size, sex, and site in each species. </w:t>
      </w:r>
    </w:p>
    <w:p w14:paraId="1B3C8DBB" w14:textId="77777777" w:rsidR="009126AB" w:rsidRDefault="00CB4A08">
      <w:pPr>
        <w:pStyle w:val="Heading2"/>
      </w:pPr>
      <w:bookmarkStart w:id="27" w:name="_2w8h4i2tkpoy" w:colFirst="0" w:colLast="0"/>
      <w:bookmarkStart w:id="28" w:name="_Toc70493756"/>
      <w:bookmarkEnd w:id="27"/>
      <w:r>
        <w:t>Methods</w:t>
      </w:r>
      <w:bookmarkEnd w:id="28"/>
    </w:p>
    <w:p w14:paraId="7D160C09" w14:textId="655F46BB" w:rsidR="009126AB" w:rsidRDefault="00CB4A08">
      <w:pPr>
        <w:pStyle w:val="Heading3"/>
      </w:pPr>
      <w:bookmarkStart w:id="29" w:name="_mt4tvisj0h95" w:colFirst="0" w:colLast="0"/>
      <w:bookmarkStart w:id="30" w:name="_Toc70493757"/>
      <w:bookmarkEnd w:id="29"/>
      <w:r>
        <w:t>Scientific methods</w:t>
      </w:r>
      <w:bookmarkEnd w:id="30"/>
    </w:p>
    <w:p w14:paraId="347F40BF" w14:textId="77777777" w:rsidR="00A42764" w:rsidRDefault="00A42764" w:rsidP="00A42764">
      <w:pPr>
        <w:jc w:val="center"/>
      </w:pPr>
      <w:r w:rsidRPr="00B6580D">
        <w:rPr>
          <w:noProof/>
          <w:lang w:val="en-US" w:eastAsia="en-US"/>
        </w:rPr>
        <w:drawing>
          <wp:inline distT="0" distB="0" distL="0" distR="0" wp14:anchorId="0A5162BD" wp14:editId="129E2E2F">
            <wp:extent cx="4324350" cy="3098193"/>
            <wp:effectExtent l="19050" t="19050" r="1905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5412" cy="3113283"/>
                    </a:xfrm>
                    <a:prstGeom prst="rect">
                      <a:avLst/>
                    </a:prstGeom>
                    <a:ln>
                      <a:solidFill>
                        <a:schemeClr val="tx1"/>
                      </a:solidFill>
                    </a:ln>
                  </pic:spPr>
                </pic:pic>
              </a:graphicData>
            </a:graphic>
          </wp:inline>
        </w:drawing>
      </w:r>
    </w:p>
    <w:p w14:paraId="10E3B2DC" w14:textId="44B349D3" w:rsidR="00A42764" w:rsidRPr="003F5698" w:rsidRDefault="00A42764" w:rsidP="00A42764">
      <w:pPr>
        <w:pStyle w:val="NormalWeb"/>
        <w:spacing w:before="0" w:beforeAutospacing="0" w:after="0" w:afterAutospacing="0"/>
        <w:rPr>
          <w:sz w:val="22"/>
          <w:szCs w:val="22"/>
        </w:rPr>
      </w:pPr>
      <w:r w:rsidRPr="003F5698">
        <w:rPr>
          <w:rFonts w:ascii="Arial" w:hAnsi="Arial" w:cs="Arial"/>
          <w:b/>
          <w:bCs/>
          <w:color w:val="000000"/>
          <w:sz w:val="20"/>
          <w:szCs w:val="20"/>
        </w:rPr>
        <w:t xml:space="preserve">Figure 1. </w:t>
      </w:r>
      <w:r w:rsidRPr="003F5698">
        <w:rPr>
          <w:rFonts w:ascii="Arial" w:hAnsi="Arial" w:cs="Arial"/>
          <w:color w:val="000000"/>
          <w:sz w:val="20"/>
          <w:szCs w:val="20"/>
        </w:rPr>
        <w:t xml:space="preserve">Map of the 3 sites relative to the location of the </w:t>
      </w:r>
      <w:proofErr w:type="spellStart"/>
      <w:r w:rsidRPr="003F5698">
        <w:rPr>
          <w:rFonts w:ascii="Arial" w:hAnsi="Arial" w:cs="Arial"/>
          <w:color w:val="000000"/>
          <w:sz w:val="20"/>
          <w:szCs w:val="20"/>
        </w:rPr>
        <w:t>Mactaquac</w:t>
      </w:r>
      <w:proofErr w:type="spellEnd"/>
      <w:r w:rsidRPr="003F5698">
        <w:rPr>
          <w:rFonts w:ascii="Arial" w:hAnsi="Arial" w:cs="Arial"/>
          <w:color w:val="000000"/>
          <w:sz w:val="20"/>
          <w:szCs w:val="20"/>
        </w:rPr>
        <w:t xml:space="preserve"> dam.</w:t>
      </w:r>
      <w:r w:rsidR="00A75A81">
        <w:rPr>
          <w:rFonts w:ascii="Arial" w:hAnsi="Arial" w:cs="Arial"/>
          <w:color w:val="000000"/>
          <w:sz w:val="20"/>
          <w:szCs w:val="20"/>
        </w:rPr>
        <w:t xml:space="preserve"> </w:t>
      </w:r>
      <w:ins w:id="31" w:author="Jenni Velichka" w:date="2021-04-27T21:13:00Z">
        <w:r w:rsidR="00794A2C">
          <w:rPr>
            <w:rFonts w:ascii="Arial" w:hAnsi="Arial" w:cs="Arial"/>
            <w:color w:val="000000"/>
            <w:sz w:val="20"/>
            <w:szCs w:val="20"/>
          </w:rPr>
          <w:t>The white arrow signifies the direction of the river flow from upstream to downstream.</w:t>
        </w:r>
      </w:ins>
      <w:r w:rsidRPr="003F5698">
        <w:rPr>
          <w:rFonts w:ascii="Arial" w:hAnsi="Arial" w:cs="Arial"/>
          <w:color w:val="000000"/>
          <w:sz w:val="20"/>
          <w:szCs w:val="20"/>
        </w:rPr>
        <w:t> </w:t>
      </w:r>
    </w:p>
    <w:p w14:paraId="13295A70" w14:textId="77777777" w:rsidR="00A42764" w:rsidRPr="00A42764" w:rsidRDefault="00A42764" w:rsidP="00A42764"/>
    <w:p w14:paraId="51D8A297" w14:textId="1F73C24D" w:rsidR="009126AB" w:rsidRDefault="00CB4A08" w:rsidP="003B42CE">
      <w:pPr>
        <w:spacing w:line="360" w:lineRule="auto"/>
        <w:ind w:firstLine="720"/>
      </w:pPr>
      <w:r>
        <w:t xml:space="preserve">Two fish species were targeted for this study: Smallmouth Bass and Yellow Perch. </w:t>
      </w:r>
      <w:r w:rsidR="00A42764">
        <w:t xml:space="preserve">Fifty </w:t>
      </w:r>
      <w:r>
        <w:t xml:space="preserve"> fish (25 male and 25 female) of each species were </w:t>
      </w:r>
      <w:r w:rsidR="00A42764">
        <w:t xml:space="preserve">targeted </w:t>
      </w:r>
      <w:r>
        <w:t xml:space="preserve">using boat electrofishing at each of three sites relative to the MGS: one upstream referred to as Reference (REF), and two </w:t>
      </w:r>
      <w:r>
        <w:lastRenderedPageBreak/>
        <w:t>downstream referred to as Near Field (NF) and Far Field (FF) (Figure 1). No SMB were ca</w:t>
      </w:r>
      <w:r w:rsidR="003B42CE">
        <w:t>u</w:t>
      </w:r>
      <w:r>
        <w:t xml:space="preserve">ght at the FF site as we were unsuccessful at catching them via boat electrofishing. The fish were kept frozen for transportation from the field to the lab. In the lab, fish were measured and dissected for total length, fork length, total weight, liver weight, and gonad weight. Furthermore, muscle tissue was dissected and flash-frozen on dry ice for later </w:t>
      </w:r>
      <w:r w:rsidR="00A42764">
        <w:t>analysis.</w:t>
      </w:r>
    </w:p>
    <w:p w14:paraId="7EE2554A" w14:textId="36F1BC3F" w:rsidR="009126AB" w:rsidRDefault="009126AB" w:rsidP="003B42CE">
      <w:pPr>
        <w:spacing w:line="360" w:lineRule="auto"/>
      </w:pPr>
    </w:p>
    <w:p w14:paraId="4BEF014D" w14:textId="7FBA82B8" w:rsidR="009126AB" w:rsidRDefault="00A42764" w:rsidP="00A42764">
      <w:pPr>
        <w:spacing w:line="360" w:lineRule="auto"/>
        <w:ind w:firstLine="720"/>
      </w:pPr>
      <w:r>
        <w:t>Fish samples were</w:t>
      </w:r>
      <w:r w:rsidR="00CB4A08">
        <w:t xml:space="preserve"> transported back to McMaster University, </w:t>
      </w:r>
      <w:r>
        <w:t>and</w:t>
      </w:r>
      <w:r w:rsidR="00CB4A08">
        <w:t xml:space="preserve"> stored at -80</w:t>
      </w:r>
      <w:r w:rsidR="00CB4A08">
        <w:rPr>
          <w:highlight w:val="white"/>
        </w:rPr>
        <w:t>°C until further analysis. Samples of fish tissue were freeze-dried, homogenized and analyzed for total mercury (</w:t>
      </w:r>
      <w:proofErr w:type="spellStart"/>
      <w:r w:rsidR="00CB4A08">
        <w:rPr>
          <w:highlight w:val="white"/>
        </w:rPr>
        <w:t>THg</w:t>
      </w:r>
      <w:proofErr w:type="spellEnd"/>
      <w:r w:rsidR="00CB4A08">
        <w:rPr>
          <w:highlight w:val="white"/>
        </w:rPr>
        <w:t xml:space="preserve">) concentration using a </w:t>
      </w:r>
      <w:proofErr w:type="spellStart"/>
      <w:r w:rsidR="00CB4A08">
        <w:rPr>
          <w:highlight w:val="white"/>
        </w:rPr>
        <w:t>Tricel</w:t>
      </w:r>
      <w:proofErr w:type="spellEnd"/>
      <w:r w:rsidR="00CB4A08">
        <w:rPr>
          <w:highlight w:val="white"/>
        </w:rPr>
        <w:t xml:space="preserve"> DMA-80 Direct Mercury Analyzer. </w:t>
      </w:r>
      <w:proofErr w:type="spellStart"/>
      <w:r w:rsidR="00CB4A08">
        <w:rPr>
          <w:highlight w:val="white"/>
        </w:rPr>
        <w:t>THg</w:t>
      </w:r>
      <w:proofErr w:type="spellEnd"/>
      <w:r w:rsidR="00CB4A08">
        <w:rPr>
          <w:highlight w:val="white"/>
        </w:rPr>
        <w:t xml:space="preserve"> is an appropriate measure of </w:t>
      </w:r>
      <w:proofErr w:type="spellStart"/>
      <w:r w:rsidR="00CB4A08">
        <w:rPr>
          <w:highlight w:val="white"/>
        </w:rPr>
        <w:t>MeHg</w:t>
      </w:r>
      <w:proofErr w:type="spellEnd"/>
      <w:r w:rsidR="00CB4A08">
        <w:rPr>
          <w:highlight w:val="white"/>
        </w:rPr>
        <w:t xml:space="preserve"> for fish as the form of Hg in fish muscle tissue is typically &gt;95% </w:t>
      </w:r>
      <w:proofErr w:type="spellStart"/>
      <w:r w:rsidR="00CB4A08">
        <w:rPr>
          <w:highlight w:val="white"/>
        </w:rPr>
        <w:t>MeHg</w:t>
      </w:r>
      <w:proofErr w:type="spellEnd"/>
      <w:r w:rsidR="00CB4A08">
        <w:rPr>
          <w:highlight w:val="white"/>
        </w:rPr>
        <w:t xml:space="preserve"> (Bloom, 1992; </w:t>
      </w:r>
      <w:proofErr w:type="spellStart"/>
      <w:r w:rsidR="00CB4A08">
        <w:rPr>
          <w:highlight w:val="white"/>
        </w:rPr>
        <w:t>Francesconi</w:t>
      </w:r>
      <w:proofErr w:type="spellEnd"/>
      <w:r w:rsidR="00CB4A08">
        <w:rPr>
          <w:highlight w:val="white"/>
        </w:rPr>
        <w:t xml:space="preserve"> and </w:t>
      </w:r>
      <w:proofErr w:type="spellStart"/>
      <w:r w:rsidR="00CB4A08">
        <w:rPr>
          <w:highlight w:val="white"/>
        </w:rPr>
        <w:t>Lenanton</w:t>
      </w:r>
      <w:proofErr w:type="spellEnd"/>
      <w:r w:rsidR="00CB4A08">
        <w:rPr>
          <w:highlight w:val="white"/>
        </w:rPr>
        <w:t xml:space="preserve">, 1992). All </w:t>
      </w:r>
      <w:proofErr w:type="spellStart"/>
      <w:r w:rsidR="00CB4A08">
        <w:rPr>
          <w:highlight w:val="white"/>
        </w:rPr>
        <w:t>THg</w:t>
      </w:r>
      <w:proofErr w:type="spellEnd"/>
      <w:r w:rsidR="00CB4A08">
        <w:rPr>
          <w:highlight w:val="white"/>
        </w:rPr>
        <w:t xml:space="preserve"> concentrations were recorded in </w:t>
      </w:r>
      <w:proofErr w:type="spellStart"/>
      <w:r w:rsidR="00CB4A08">
        <w:rPr>
          <w:highlight w:val="white"/>
        </w:rPr>
        <w:t>μg</w:t>
      </w:r>
      <w:proofErr w:type="spellEnd"/>
      <w:r w:rsidR="00CB4A08">
        <w:rPr>
          <w:highlight w:val="white"/>
        </w:rPr>
        <w:t xml:space="preserve"> of Hg per kg of muscle tissue (wet weight), which was calculated using the percent moisture of the fish. </w:t>
      </w:r>
    </w:p>
    <w:p w14:paraId="2B11C5E9" w14:textId="77777777" w:rsidR="009126AB" w:rsidRDefault="00CB4A08">
      <w:pPr>
        <w:pStyle w:val="Heading3"/>
      </w:pPr>
      <w:bookmarkStart w:id="32" w:name="_xvpdq5btiq7t" w:colFirst="0" w:colLast="0"/>
      <w:bookmarkStart w:id="33" w:name="_Toc70493758"/>
      <w:bookmarkEnd w:id="32"/>
      <w:r>
        <w:t>Statistical methods</w:t>
      </w:r>
      <w:bookmarkEnd w:id="33"/>
      <w:r>
        <w:t xml:space="preserve"> </w:t>
      </w:r>
    </w:p>
    <w:p w14:paraId="3671FCE5" w14:textId="1EAEF049" w:rsidR="00A42764" w:rsidRDefault="00CB4A08" w:rsidP="003B42CE">
      <w:pPr>
        <w:spacing w:line="360" w:lineRule="auto"/>
        <w:ind w:firstLine="720"/>
        <w:rPr>
          <w:b/>
        </w:rPr>
      </w:pPr>
      <w:r>
        <w:t>All statistical tests were completed in R version 4.0.4. First</w:t>
      </w:r>
      <w:r w:rsidR="00A42764">
        <w:t xml:space="preserve">, the number of predictor variables were reduced because </w:t>
      </w:r>
      <w:r>
        <w:t>we expect</w:t>
      </w:r>
      <w:ins w:id="34" w:author="Jenni Velichka" w:date="2021-04-27T21:15:00Z">
        <w:r w:rsidR="002347D2">
          <w:t>ed that the</w:t>
        </w:r>
      </w:ins>
      <w:r>
        <w:t xml:space="preserve"> physical parameters measured in the fish </w:t>
      </w:r>
      <w:del w:id="35" w:author="Jenni Velichka" w:date="2021-04-27T21:15:00Z">
        <w:r w:rsidDel="002347D2">
          <w:delText>to be</w:delText>
        </w:r>
      </w:del>
      <w:ins w:id="36" w:author="Jenni Velichka" w:date="2021-04-27T21:15:00Z">
        <w:del w:id="37" w:author="Sally Ju" w:date="2021-04-28T09:13:00Z">
          <w:r w:rsidR="002347D2" w:rsidDel="00B544E9">
            <w:delText>would</w:delText>
          </w:r>
        </w:del>
      </w:ins>
      <w:ins w:id="38" w:author="Sally Ju" w:date="2021-04-28T09:13:00Z">
        <w:r w:rsidR="00B544E9">
          <w:t>to</w:t>
        </w:r>
      </w:ins>
      <w:ins w:id="39" w:author="Jenni Velichka" w:date="2021-04-27T21:15:00Z">
        <w:r w:rsidR="002347D2">
          <w:t xml:space="preserve"> be</w:t>
        </w:r>
      </w:ins>
      <w:r>
        <w:t xml:space="preserve"> correlated. This was completed by using a principal component analysis (PCA) using the packages </w:t>
      </w:r>
      <w:proofErr w:type="spellStart"/>
      <w:r>
        <w:rPr>
          <w:i/>
        </w:rPr>
        <w:t>FactoMineR</w:t>
      </w:r>
      <w:proofErr w:type="spellEnd"/>
      <w:r>
        <w:t xml:space="preserve"> and </w:t>
      </w:r>
      <w:proofErr w:type="spellStart"/>
      <w:r>
        <w:rPr>
          <w:i/>
        </w:rPr>
        <w:t>factoextra</w:t>
      </w:r>
      <w:proofErr w:type="spellEnd"/>
      <w:r>
        <w:rPr>
          <w:i/>
        </w:rPr>
        <w:t xml:space="preserve"> </w:t>
      </w:r>
      <w:r>
        <w:t>for the analysis, coordinates, contributions, and figures. The biplot figures produced from the PCA were used to visualize relationships between the parameters, and the results also summarize and combine the correlated physical variables. Next, a linear mixed-</w:t>
      </w:r>
      <w:r w:rsidRPr="00A42764">
        <w:t xml:space="preserve">effects model was completed to test whether mercury increases with increasing fish size. </w:t>
      </w:r>
      <w:r w:rsidR="00A42764" w:rsidRPr="00A42764">
        <w:t xml:space="preserve">Diagnostic plots for the linear mixed-effects model were completed using the </w:t>
      </w:r>
      <w:proofErr w:type="spellStart"/>
      <w:r w:rsidR="00A42764" w:rsidRPr="00A42764">
        <w:rPr>
          <w:i/>
          <w:iCs/>
        </w:rPr>
        <w:t>DHARMa</w:t>
      </w:r>
      <w:proofErr w:type="spellEnd"/>
      <w:r w:rsidR="00A42764" w:rsidRPr="00A42764">
        <w:t xml:space="preserve"> package, and the model was completed using </w:t>
      </w:r>
      <w:r w:rsidR="00A42764" w:rsidRPr="00A42764">
        <w:rPr>
          <w:i/>
          <w:iCs/>
        </w:rPr>
        <w:t>lme4</w:t>
      </w:r>
      <w:r w:rsidR="00A42764" w:rsidRPr="00A42764">
        <w:t xml:space="preserve"> and </w:t>
      </w:r>
      <w:proofErr w:type="spellStart"/>
      <w:r w:rsidR="00A42764" w:rsidRPr="00A42764">
        <w:rPr>
          <w:i/>
          <w:iCs/>
        </w:rPr>
        <w:t>lmerTest</w:t>
      </w:r>
      <w:proofErr w:type="spellEnd"/>
      <w:r w:rsidR="00A42764" w:rsidRPr="00A42764">
        <w:t xml:space="preserve"> packages. Effects plots for the linear mixed-effects models were completed using the </w:t>
      </w:r>
      <w:r w:rsidR="00A42764" w:rsidRPr="00A42764">
        <w:rPr>
          <w:i/>
        </w:rPr>
        <w:t>effects</w:t>
      </w:r>
      <w:r w:rsidR="00A42764" w:rsidRPr="00A42764">
        <w:t xml:space="preserve"> packages</w:t>
      </w:r>
      <w:r w:rsidR="00A64021" w:rsidRPr="00A64021">
        <w:t xml:space="preserve"> to determine the relationship between Hg and size and compare the differences in Hg between sites and sex in YP and SMB.</w:t>
      </w:r>
    </w:p>
    <w:p w14:paraId="7802A0C0" w14:textId="77777777" w:rsidR="009126AB" w:rsidRDefault="00CB4A08">
      <w:pPr>
        <w:pStyle w:val="Heading2"/>
      </w:pPr>
      <w:bookmarkStart w:id="40" w:name="_kmor6ncu7xar" w:colFirst="0" w:colLast="0"/>
      <w:bookmarkStart w:id="41" w:name="_Toc70493759"/>
      <w:bookmarkEnd w:id="40"/>
      <w:r>
        <w:t>Statistical analyses</w:t>
      </w:r>
      <w:bookmarkEnd w:id="41"/>
    </w:p>
    <w:p w14:paraId="050F1D3E" w14:textId="08F73628" w:rsidR="009126AB" w:rsidRDefault="00CB4A08">
      <w:pPr>
        <w:pStyle w:val="Heading3"/>
      </w:pPr>
      <w:bookmarkStart w:id="42" w:name="_fpi18lvua6x5" w:colFirst="0" w:colLast="0"/>
      <w:bookmarkStart w:id="43" w:name="_lxsnnhf5j5t6" w:colFirst="0" w:colLast="0"/>
      <w:bookmarkStart w:id="44" w:name="_Toc70493760"/>
      <w:bookmarkEnd w:id="42"/>
      <w:bookmarkEnd w:id="43"/>
      <w:r>
        <w:t>Summarizing Fish Size</w:t>
      </w:r>
      <w:bookmarkEnd w:id="44"/>
      <w:r>
        <w:t xml:space="preserve"> </w:t>
      </w:r>
    </w:p>
    <w:p w14:paraId="2FE1917E" w14:textId="52899A8F" w:rsidR="009126AB" w:rsidRDefault="00CB4A08" w:rsidP="003F5698">
      <w:pPr>
        <w:spacing w:line="360" w:lineRule="auto"/>
        <w:ind w:firstLine="720"/>
      </w:pPr>
      <w:r>
        <w:t xml:space="preserve">First, a </w:t>
      </w:r>
      <w:r w:rsidR="00A64021">
        <w:t xml:space="preserve">PCA </w:t>
      </w:r>
      <w:r>
        <w:t xml:space="preserve">was used to summarize the correlated physical parameters which were measured for the fish. These variables are total and fork length, total weight, liver weight, and gonad weight. </w:t>
      </w:r>
    </w:p>
    <w:p w14:paraId="7B974A90" w14:textId="3D636786" w:rsidR="009126AB" w:rsidRDefault="00CB4A08">
      <w:pPr>
        <w:pStyle w:val="Heading4"/>
      </w:pPr>
      <w:bookmarkStart w:id="45" w:name="_1dqc3um1ianm" w:colFirst="0" w:colLast="0"/>
      <w:bookmarkEnd w:id="45"/>
      <w:r>
        <w:lastRenderedPageBreak/>
        <w:t xml:space="preserve">PCA </w:t>
      </w:r>
      <w:r w:rsidR="00AC0139">
        <w:t xml:space="preserve">of fish size </w:t>
      </w:r>
      <w:r>
        <w:t>with both species</w:t>
      </w:r>
    </w:p>
    <w:p w14:paraId="6B520039" w14:textId="3B5275ED" w:rsidR="003B42CE" w:rsidRDefault="00A64021" w:rsidP="003B42CE">
      <w:pPr>
        <w:jc w:val="center"/>
      </w:pPr>
      <w:r w:rsidRPr="00A64021">
        <w:rPr>
          <w:noProof/>
        </w:rPr>
        <w:t xml:space="preserve"> </w:t>
      </w:r>
      <w:r>
        <w:rPr>
          <w:noProof/>
        </w:rPr>
        <w:drawing>
          <wp:inline distT="0" distB="0" distL="0" distR="0" wp14:anchorId="473AB4C1" wp14:editId="50454C59">
            <wp:extent cx="3943847" cy="2885413"/>
            <wp:effectExtent l="19050" t="19050" r="1905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6994" cy="2902348"/>
                    </a:xfrm>
                    <a:prstGeom prst="rect">
                      <a:avLst/>
                    </a:prstGeom>
                    <a:ln>
                      <a:solidFill>
                        <a:schemeClr val="tx1"/>
                      </a:solidFill>
                    </a:ln>
                  </pic:spPr>
                </pic:pic>
              </a:graphicData>
            </a:graphic>
          </wp:inline>
        </w:drawing>
      </w:r>
    </w:p>
    <w:p w14:paraId="779EDF80" w14:textId="6BC8A833" w:rsidR="003B42CE" w:rsidRPr="003F5698" w:rsidRDefault="003B42CE" w:rsidP="003B42CE">
      <w:pPr>
        <w:pStyle w:val="NormalWeb"/>
        <w:spacing w:before="0" w:beforeAutospacing="0" w:after="0" w:afterAutospacing="0"/>
        <w:rPr>
          <w:sz w:val="22"/>
          <w:szCs w:val="22"/>
        </w:rPr>
      </w:pPr>
      <w:r w:rsidRPr="003F5698">
        <w:rPr>
          <w:rFonts w:ascii="Arial" w:hAnsi="Arial" w:cs="Arial"/>
          <w:b/>
          <w:bCs/>
          <w:color w:val="000000"/>
          <w:sz w:val="20"/>
          <w:szCs w:val="20"/>
        </w:rPr>
        <w:t>Figure 2.</w:t>
      </w:r>
      <w:r w:rsidRPr="003F5698">
        <w:rPr>
          <w:rFonts w:ascii="Arial" w:hAnsi="Arial" w:cs="Arial"/>
          <w:color w:val="000000"/>
          <w:sz w:val="20"/>
          <w:szCs w:val="20"/>
        </w:rPr>
        <w:t xml:space="preserve"> The PCA biplot of the physical </w:t>
      </w:r>
      <w:r w:rsidR="00AC0139">
        <w:rPr>
          <w:rFonts w:ascii="Arial" w:hAnsi="Arial" w:cs="Arial"/>
          <w:color w:val="000000"/>
          <w:sz w:val="20"/>
          <w:szCs w:val="20"/>
        </w:rPr>
        <w:t>parameters</w:t>
      </w:r>
      <w:r w:rsidRPr="003F5698">
        <w:rPr>
          <w:rFonts w:ascii="Arial" w:hAnsi="Arial" w:cs="Arial"/>
          <w:color w:val="000000"/>
          <w:sz w:val="20"/>
          <w:szCs w:val="20"/>
        </w:rPr>
        <w:t xml:space="preserve"> </w:t>
      </w:r>
      <w:ins w:id="46" w:author="Jenni Velichka" w:date="2021-04-27T21:24:00Z">
        <w:r w:rsidR="0012729F">
          <w:rPr>
            <w:rFonts w:ascii="Arial" w:hAnsi="Arial" w:cs="Arial"/>
            <w:color w:val="000000"/>
            <w:sz w:val="20"/>
            <w:szCs w:val="20"/>
          </w:rPr>
          <w:t>(fo</w:t>
        </w:r>
      </w:ins>
      <w:ins w:id="47" w:author="Jenni Velichka" w:date="2021-04-27T21:25:00Z">
        <w:r w:rsidR="0012729F">
          <w:rPr>
            <w:rFonts w:ascii="Arial" w:hAnsi="Arial" w:cs="Arial"/>
            <w:color w:val="000000"/>
            <w:sz w:val="20"/>
            <w:szCs w:val="20"/>
          </w:rPr>
          <w:t>r</w:t>
        </w:r>
      </w:ins>
      <w:ins w:id="48" w:author="Jenni Velichka" w:date="2021-04-27T21:24:00Z">
        <w:r w:rsidR="0012729F">
          <w:rPr>
            <w:rFonts w:ascii="Arial" w:hAnsi="Arial" w:cs="Arial"/>
            <w:color w:val="000000"/>
            <w:sz w:val="20"/>
            <w:szCs w:val="20"/>
          </w:rPr>
          <w:t>k length</w:t>
        </w:r>
      </w:ins>
      <w:ins w:id="49" w:author="Jenni Velichka" w:date="2021-04-27T21:25:00Z">
        <w:r w:rsidR="0012729F">
          <w:rPr>
            <w:rFonts w:ascii="Arial" w:hAnsi="Arial" w:cs="Arial"/>
            <w:color w:val="000000"/>
            <w:sz w:val="20"/>
            <w:szCs w:val="20"/>
          </w:rPr>
          <w:t xml:space="preserve"> (mm)</w:t>
        </w:r>
      </w:ins>
      <w:ins w:id="50" w:author="Jenni Velichka" w:date="2021-04-27T21:24:00Z">
        <w:r w:rsidR="0012729F">
          <w:rPr>
            <w:rFonts w:ascii="Arial" w:hAnsi="Arial" w:cs="Arial"/>
            <w:color w:val="000000"/>
            <w:sz w:val="20"/>
            <w:szCs w:val="20"/>
          </w:rPr>
          <w:t>, total length</w:t>
        </w:r>
      </w:ins>
      <w:ins w:id="51" w:author="Jenni Velichka" w:date="2021-04-27T21:25:00Z">
        <w:r w:rsidR="0012729F">
          <w:rPr>
            <w:rFonts w:ascii="Arial" w:hAnsi="Arial" w:cs="Arial"/>
            <w:color w:val="000000"/>
            <w:sz w:val="20"/>
            <w:szCs w:val="20"/>
          </w:rPr>
          <w:t xml:space="preserve"> (mm)</w:t>
        </w:r>
      </w:ins>
      <w:ins w:id="52" w:author="Jenni Velichka" w:date="2021-04-27T21:24:00Z">
        <w:r w:rsidR="0012729F">
          <w:rPr>
            <w:rFonts w:ascii="Arial" w:hAnsi="Arial" w:cs="Arial"/>
            <w:color w:val="000000"/>
            <w:sz w:val="20"/>
            <w:szCs w:val="20"/>
          </w:rPr>
          <w:t>,</w:t>
        </w:r>
      </w:ins>
      <w:ins w:id="53" w:author="Jenni Velichka" w:date="2021-04-27T21:25:00Z">
        <w:r w:rsidR="0012729F">
          <w:rPr>
            <w:rFonts w:ascii="Arial" w:hAnsi="Arial" w:cs="Arial"/>
            <w:color w:val="000000"/>
            <w:sz w:val="20"/>
            <w:szCs w:val="20"/>
          </w:rPr>
          <w:t xml:space="preserve"> total weight (g), liver weight (g) and gonad weight (g))</w:t>
        </w:r>
      </w:ins>
      <w:ins w:id="54" w:author="Jenni Velichka" w:date="2021-04-27T21:24:00Z">
        <w:r w:rsidR="0012729F">
          <w:rPr>
            <w:rFonts w:ascii="Arial" w:hAnsi="Arial" w:cs="Arial"/>
            <w:color w:val="000000"/>
            <w:sz w:val="20"/>
            <w:szCs w:val="20"/>
          </w:rPr>
          <w:t xml:space="preserve"> </w:t>
        </w:r>
      </w:ins>
      <w:r w:rsidRPr="003F5698">
        <w:rPr>
          <w:rFonts w:ascii="Arial" w:hAnsi="Arial" w:cs="Arial"/>
          <w:color w:val="000000"/>
          <w:sz w:val="20"/>
          <w:szCs w:val="20"/>
        </w:rPr>
        <w:t xml:space="preserve">in the fish showing the loading of each </w:t>
      </w:r>
      <w:r w:rsidR="00AC0139">
        <w:rPr>
          <w:rFonts w:ascii="Arial" w:hAnsi="Arial" w:cs="Arial"/>
          <w:color w:val="000000"/>
          <w:sz w:val="20"/>
          <w:szCs w:val="20"/>
        </w:rPr>
        <w:t>parameter</w:t>
      </w:r>
      <w:r w:rsidRPr="003F5698">
        <w:rPr>
          <w:rFonts w:ascii="Arial" w:hAnsi="Arial" w:cs="Arial"/>
          <w:color w:val="000000"/>
          <w:sz w:val="20"/>
          <w:szCs w:val="20"/>
        </w:rPr>
        <w:t xml:space="preserve"> (arrows) and the scores of each fish (points). 95% bivariate ellipses are given for both species. Principal component 1 (PC1) explains 87.7% of the variability in the physical variables while principal component 2 (PC2) explains 9.6%. </w:t>
      </w:r>
      <w:r w:rsidR="00DE2B6F">
        <w:rPr>
          <w:rFonts w:ascii="Arial" w:hAnsi="Arial" w:cs="Arial"/>
          <w:color w:val="000000"/>
          <w:sz w:val="20"/>
          <w:szCs w:val="20"/>
        </w:rPr>
        <w:t xml:space="preserve">Physical </w:t>
      </w:r>
      <w:del w:id="55" w:author="Sally Ju" w:date="2021-04-28T09:04:00Z">
        <w:r w:rsidR="00DE2B6F" w:rsidDel="00AC0139">
          <w:rPr>
            <w:rFonts w:ascii="Arial" w:hAnsi="Arial" w:cs="Arial"/>
            <w:color w:val="000000"/>
            <w:sz w:val="20"/>
            <w:szCs w:val="20"/>
          </w:rPr>
          <w:delText xml:space="preserve">variables </w:delText>
        </w:r>
      </w:del>
      <w:ins w:id="56" w:author="Sally Ju" w:date="2021-04-28T09:04:00Z">
        <w:r w:rsidR="00AC0139">
          <w:rPr>
            <w:rFonts w:ascii="Arial" w:hAnsi="Arial" w:cs="Arial"/>
            <w:color w:val="000000"/>
            <w:sz w:val="20"/>
            <w:szCs w:val="20"/>
          </w:rPr>
          <w:t xml:space="preserve">parameters </w:t>
        </w:r>
      </w:ins>
      <w:r w:rsidR="00DE2B6F">
        <w:rPr>
          <w:rFonts w:ascii="Arial" w:hAnsi="Arial" w:cs="Arial"/>
          <w:color w:val="000000"/>
          <w:sz w:val="20"/>
          <w:szCs w:val="20"/>
        </w:rPr>
        <w:t xml:space="preserve">are indicated by the arrows. </w:t>
      </w:r>
      <w:r w:rsidRPr="003F5698">
        <w:rPr>
          <w:rFonts w:ascii="Arial" w:hAnsi="Arial" w:cs="Arial"/>
          <w:color w:val="000000"/>
          <w:sz w:val="20"/>
          <w:szCs w:val="20"/>
        </w:rPr>
        <w:t xml:space="preserve">All </w:t>
      </w:r>
      <w:r w:rsidR="00AC0139">
        <w:rPr>
          <w:rFonts w:ascii="Arial" w:hAnsi="Arial" w:cs="Arial"/>
          <w:color w:val="000000"/>
          <w:sz w:val="20"/>
          <w:szCs w:val="20"/>
        </w:rPr>
        <w:t>parameters</w:t>
      </w:r>
      <w:r w:rsidR="00AC0139" w:rsidRPr="003F5698">
        <w:rPr>
          <w:rFonts w:ascii="Arial" w:hAnsi="Arial" w:cs="Arial"/>
          <w:color w:val="000000"/>
          <w:sz w:val="20"/>
          <w:szCs w:val="20"/>
        </w:rPr>
        <w:t xml:space="preserve"> </w:t>
      </w:r>
      <w:r w:rsidRPr="003F5698">
        <w:rPr>
          <w:rFonts w:ascii="Arial" w:hAnsi="Arial" w:cs="Arial"/>
          <w:color w:val="000000"/>
          <w:sz w:val="20"/>
          <w:szCs w:val="20"/>
        </w:rPr>
        <w:t xml:space="preserve">are positively correlated with PC1, with gonad weight being the </w:t>
      </w:r>
      <w:ins w:id="57" w:author="Sally Ju" w:date="2021-04-28T09:04:00Z">
        <w:r w:rsidR="00AC0139">
          <w:rPr>
            <w:rFonts w:ascii="Arial" w:hAnsi="Arial" w:cs="Arial"/>
            <w:color w:val="000000"/>
            <w:sz w:val="20"/>
            <w:szCs w:val="20"/>
          </w:rPr>
          <w:t xml:space="preserve">parameter </w:t>
        </w:r>
      </w:ins>
      <w:del w:id="58" w:author="Sally Ju" w:date="2021-04-28T09:04:00Z">
        <w:r w:rsidRPr="003F5698" w:rsidDel="00AC0139">
          <w:rPr>
            <w:rFonts w:ascii="Arial" w:hAnsi="Arial" w:cs="Arial"/>
            <w:color w:val="000000"/>
            <w:sz w:val="20"/>
            <w:szCs w:val="20"/>
          </w:rPr>
          <w:delText xml:space="preserve">variable </w:delText>
        </w:r>
      </w:del>
      <w:r w:rsidRPr="003F5698">
        <w:rPr>
          <w:rFonts w:ascii="Arial" w:hAnsi="Arial" w:cs="Arial"/>
          <w:color w:val="000000"/>
          <w:sz w:val="20"/>
          <w:szCs w:val="20"/>
        </w:rPr>
        <w:t xml:space="preserve">most strongly associated with PC2. The bivariate ellipses differ between the species which shows that the correlations between the physical </w:t>
      </w:r>
      <w:ins w:id="59" w:author="Sally Ju" w:date="2021-04-28T09:04:00Z">
        <w:r w:rsidR="00AC0139">
          <w:rPr>
            <w:rFonts w:ascii="Arial" w:hAnsi="Arial" w:cs="Arial"/>
            <w:color w:val="000000"/>
            <w:sz w:val="20"/>
            <w:szCs w:val="20"/>
          </w:rPr>
          <w:t xml:space="preserve">parameters </w:t>
        </w:r>
      </w:ins>
      <w:del w:id="60" w:author="Sally Ju" w:date="2021-04-28T09:04:00Z">
        <w:r w:rsidRPr="003F5698" w:rsidDel="00AC0139">
          <w:rPr>
            <w:rFonts w:ascii="Arial" w:hAnsi="Arial" w:cs="Arial"/>
            <w:color w:val="000000"/>
            <w:sz w:val="20"/>
            <w:szCs w:val="20"/>
          </w:rPr>
          <w:delText xml:space="preserve">variables </w:delText>
        </w:r>
      </w:del>
      <w:r w:rsidRPr="003F5698">
        <w:rPr>
          <w:rFonts w:ascii="Arial" w:hAnsi="Arial" w:cs="Arial"/>
          <w:color w:val="000000"/>
          <w:sz w:val="20"/>
          <w:szCs w:val="20"/>
        </w:rPr>
        <w:t>differ between them. </w:t>
      </w:r>
    </w:p>
    <w:p w14:paraId="133C95D2" w14:textId="77777777" w:rsidR="003B42CE" w:rsidRPr="003B42CE" w:rsidRDefault="003B42CE" w:rsidP="003B42CE">
      <w:pPr>
        <w:jc w:val="center"/>
      </w:pPr>
    </w:p>
    <w:p w14:paraId="76147490" w14:textId="4C3B99FA" w:rsidR="009126AB" w:rsidRDefault="00CB4A08" w:rsidP="003F5698">
      <w:pPr>
        <w:spacing w:line="360" w:lineRule="auto"/>
        <w:ind w:firstLine="720"/>
      </w:pPr>
      <w:r>
        <w:t>A PCA was completed using both YP and SMB</w:t>
      </w:r>
      <w:r w:rsidR="00C1417A">
        <w:t xml:space="preserve"> with the points of each species represented by different symbol </w:t>
      </w:r>
      <w:proofErr w:type="spellStart"/>
      <w:r w:rsidR="00C1417A">
        <w:t>colours</w:t>
      </w:r>
      <w:proofErr w:type="spellEnd"/>
      <w:r w:rsidR="00C1417A">
        <w:t xml:space="preserve">. The arrows represent the direction of </w:t>
      </w:r>
      <w:r w:rsidR="00DE2B6F">
        <w:t xml:space="preserve">increase; all the physical parameters increase in the same direction, which is expected for biometric features. </w:t>
      </w:r>
      <w:r>
        <w:t xml:space="preserve">The </w:t>
      </w:r>
      <w:r w:rsidR="00C1417A">
        <w:t>two</w:t>
      </w:r>
      <w:r>
        <w:t xml:space="preserve"> species formed distinct groups on the PCA biplot, which </w:t>
      </w:r>
      <w:r w:rsidR="00C1417A">
        <w:t>indicate</w:t>
      </w:r>
      <w:r>
        <w:t xml:space="preserve"> that the correlations between physical parameters</w:t>
      </w:r>
      <w:ins w:id="61" w:author="Jenni Velichka" w:date="2021-04-27T21:31:00Z">
        <w:r w:rsidR="00C94050">
          <w:t xml:space="preserve"> differ</w:t>
        </w:r>
      </w:ins>
      <w:r>
        <w:t xml:space="preserve"> </w:t>
      </w:r>
      <w:r w:rsidR="00C1417A">
        <w:t>in YP and SMB</w:t>
      </w:r>
      <w:r>
        <w:t>.</w:t>
      </w:r>
      <w:del w:id="62" w:author="Jenni Velichka" w:date="2021-04-27T21:31:00Z">
        <w:r w:rsidDel="00C94050">
          <w:delText xml:space="preserve"> </w:delText>
        </w:r>
      </w:del>
      <w:r>
        <w:t xml:space="preserve"> SMB is grouped towards the right of YP, in the </w:t>
      </w:r>
      <w:r w:rsidR="00C1417A">
        <w:t xml:space="preserve">same increasing </w:t>
      </w:r>
      <w:r>
        <w:t xml:space="preserve">direction </w:t>
      </w:r>
      <w:r w:rsidR="00C1417A">
        <w:t xml:space="preserve">of all the </w:t>
      </w:r>
      <w:r>
        <w:t xml:space="preserve">physical parameters. This indicates that these features are greater in SMB than in YP. </w:t>
      </w:r>
      <w:ins w:id="63" w:author="Jenni Velichka" w:date="2021-04-27T21:32:00Z">
        <w:r w:rsidR="00C94050">
          <w:t>The t</w:t>
        </w:r>
      </w:ins>
      <w:del w:id="64" w:author="Jenni Velichka" w:date="2021-04-27T21:32:00Z">
        <w:r w:rsidDel="00C94050">
          <w:delText>T</w:delText>
        </w:r>
      </w:del>
      <w:r>
        <w:t xml:space="preserve">ighter clustering and smaller ellipse of YP </w:t>
      </w:r>
      <w:del w:id="65" w:author="Jenni Velichka" w:date="2021-04-27T21:32:00Z">
        <w:r w:rsidDel="00250140">
          <w:delText>than the</w:delText>
        </w:r>
      </w:del>
      <w:ins w:id="66" w:author="Jenni Velichka" w:date="2021-04-27T21:32:00Z">
        <w:r w:rsidR="00250140">
          <w:t>compared to</w:t>
        </w:r>
      </w:ins>
      <w:r>
        <w:t xml:space="preserve"> SMB shows that there is less variability in the physical parameters for YP. </w:t>
      </w:r>
      <w:del w:id="67" w:author="Jenni Velichka" w:date="2021-04-27T21:32:00Z">
        <w:r w:rsidDel="00250140">
          <w:delText>Likewise</w:delText>
        </w:r>
      </w:del>
      <w:ins w:id="68" w:author="Jenni Velichka" w:date="2021-04-27T21:32:00Z">
        <w:r w:rsidR="00250140">
          <w:t>Conversely</w:t>
        </w:r>
      </w:ins>
      <w:r>
        <w:t>, the greater scatter of points along the gonad and liver weight arrows indicate that there is greater variability in those characteristics in SMB. For both species, there are a few points that fall out of the confidence ellipse, which all lie in the top-right corner of the clusters. These represent samples that have relatively larger gonad and liver weight compared to the rest of the physical parameters</w:t>
      </w:r>
      <w:r w:rsidR="00A64021">
        <w:t>. For these influential values, the datapoints were referenced and kept in the data as they seemed biologically reasonable, rather than data entry errors</w:t>
      </w:r>
      <w:r>
        <w:t xml:space="preserve">. The different orientation of </w:t>
      </w:r>
      <w:r>
        <w:lastRenderedPageBreak/>
        <w:t xml:space="preserve">the ellipses for each species </w:t>
      </w:r>
      <w:r w:rsidR="003B42CE">
        <w:t>indicates</w:t>
      </w:r>
      <w:r>
        <w:t xml:space="preserve"> that YP and SMB have different correlations between increasing gonad/liver weight and increasing size</w:t>
      </w:r>
      <w:ins w:id="69" w:author="Jenni Velichka" w:date="2021-04-27T21:33:00Z">
        <w:r w:rsidR="000B6937">
          <w:t>.</w:t>
        </w:r>
      </w:ins>
    </w:p>
    <w:p w14:paraId="09C8BB11" w14:textId="77777777" w:rsidR="009126AB" w:rsidRDefault="009126AB"/>
    <w:p w14:paraId="752677A0" w14:textId="6BE1399E" w:rsidR="00A64021" w:rsidRPr="00A64021" w:rsidRDefault="00A64021" w:rsidP="00AC0139">
      <w:pPr>
        <w:pStyle w:val="Heading4"/>
      </w:pPr>
      <w:bookmarkStart w:id="70" w:name="_aaeao7wk3mtx" w:colFirst="0" w:colLast="0"/>
      <w:bookmarkEnd w:id="70"/>
      <w:r w:rsidRPr="00A64021">
        <w:t xml:space="preserve">PCA of </w:t>
      </w:r>
      <w:r w:rsidR="00AC0139">
        <w:t>fish s</w:t>
      </w:r>
      <w:r w:rsidRPr="00A64021">
        <w:t xml:space="preserve">ize: </w:t>
      </w:r>
      <w:r w:rsidR="00AC0139">
        <w:t>s</w:t>
      </w:r>
      <w:r w:rsidRPr="00A64021">
        <w:t xml:space="preserve">eparate </w:t>
      </w:r>
      <w:r w:rsidR="00AC0139">
        <w:t>a</w:t>
      </w:r>
      <w:r w:rsidRPr="00A64021">
        <w:t xml:space="preserve">nalyses for </w:t>
      </w:r>
      <w:r w:rsidR="00AC0139">
        <w:t>each s</w:t>
      </w:r>
      <w:r w:rsidRPr="00A64021">
        <w:t>pecies</w:t>
      </w:r>
    </w:p>
    <w:p w14:paraId="187FD0AC" w14:textId="14B14B79" w:rsidR="009126AB" w:rsidRDefault="00CB4A08" w:rsidP="003F5698">
      <w:pPr>
        <w:spacing w:line="360" w:lineRule="auto"/>
        <w:ind w:firstLine="720"/>
      </w:pPr>
      <w:r>
        <w:t xml:space="preserve">The PCA of the combined species data indicated that YP and SMB have different correlations between the physical parameters. Therefore, we decided to conduct separate PCA analyses for each species. </w:t>
      </w:r>
      <w:r w:rsidR="00B6580D">
        <w:t>Therefore</w:t>
      </w:r>
      <w:r>
        <w:t xml:space="preserve">, the species do not share a common predictor variable </w:t>
      </w:r>
      <w:r w:rsidR="00B6580D">
        <w:t xml:space="preserve">and separate linear models will be completed for each species. </w:t>
      </w:r>
      <w:r>
        <w:t xml:space="preserve"> </w:t>
      </w:r>
    </w:p>
    <w:p w14:paraId="7A7506F6" w14:textId="049B1B81" w:rsidR="009126AB" w:rsidRDefault="009126AB"/>
    <w:p w14:paraId="4D7ACF52" w14:textId="15F8DCF0" w:rsidR="003B42CE" w:rsidRDefault="00A64021" w:rsidP="003B42CE">
      <w:pPr>
        <w:jc w:val="center"/>
      </w:pPr>
      <w:r>
        <w:rPr>
          <w:noProof/>
        </w:rPr>
        <w:drawing>
          <wp:inline distT="0" distB="0" distL="0" distR="0" wp14:anchorId="0740B191" wp14:editId="1A30D9CC">
            <wp:extent cx="3164619" cy="2712579"/>
            <wp:effectExtent l="19050" t="19050" r="1714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3992" cy="2746328"/>
                    </a:xfrm>
                    <a:prstGeom prst="rect">
                      <a:avLst/>
                    </a:prstGeom>
                    <a:ln>
                      <a:solidFill>
                        <a:schemeClr val="tx1"/>
                      </a:solidFill>
                    </a:ln>
                  </pic:spPr>
                </pic:pic>
              </a:graphicData>
            </a:graphic>
          </wp:inline>
        </w:drawing>
      </w:r>
    </w:p>
    <w:p w14:paraId="3EA5C10B" w14:textId="3F9C5D2E" w:rsidR="003B42CE" w:rsidRPr="003F5698" w:rsidRDefault="003B42CE" w:rsidP="003B42CE">
      <w:pPr>
        <w:pStyle w:val="NormalWeb"/>
        <w:spacing w:before="0" w:beforeAutospacing="0" w:after="0" w:afterAutospacing="0"/>
        <w:rPr>
          <w:sz w:val="22"/>
          <w:szCs w:val="22"/>
        </w:rPr>
      </w:pPr>
      <w:r w:rsidRPr="003F5698">
        <w:rPr>
          <w:rFonts w:ascii="Arial" w:hAnsi="Arial" w:cs="Arial"/>
          <w:b/>
          <w:bCs/>
          <w:color w:val="000000"/>
          <w:sz w:val="20"/>
          <w:szCs w:val="20"/>
        </w:rPr>
        <w:t>Figure 3.</w:t>
      </w:r>
      <w:r w:rsidRPr="003F5698">
        <w:rPr>
          <w:rFonts w:ascii="Arial" w:hAnsi="Arial" w:cs="Arial"/>
          <w:color w:val="000000"/>
          <w:sz w:val="20"/>
          <w:szCs w:val="20"/>
        </w:rPr>
        <w:t xml:space="preserve"> The PCA biplot using the Yellow Perch </w:t>
      </w:r>
      <w:r w:rsidR="00AC0139" w:rsidRPr="003F5698">
        <w:rPr>
          <w:rFonts w:ascii="Arial" w:hAnsi="Arial" w:cs="Arial"/>
          <w:color w:val="000000"/>
          <w:sz w:val="20"/>
          <w:szCs w:val="20"/>
        </w:rPr>
        <w:t xml:space="preserve">physical </w:t>
      </w:r>
      <w:r w:rsidR="00AC0139">
        <w:rPr>
          <w:rFonts w:ascii="Arial" w:hAnsi="Arial" w:cs="Arial"/>
          <w:color w:val="000000"/>
          <w:sz w:val="20"/>
          <w:szCs w:val="20"/>
        </w:rPr>
        <w:t>parameters</w:t>
      </w:r>
      <w:ins w:id="71" w:author="Jenni Velichka" w:date="2021-04-27T21:40:00Z">
        <w:r w:rsidR="00AC0139">
          <w:rPr>
            <w:rFonts w:ascii="Arial" w:hAnsi="Arial" w:cs="Arial"/>
            <w:color w:val="000000"/>
            <w:sz w:val="20"/>
            <w:szCs w:val="20"/>
          </w:rPr>
          <w:t xml:space="preserve"> </w:t>
        </w:r>
        <w:r w:rsidR="000E0798">
          <w:rPr>
            <w:rFonts w:ascii="Arial" w:hAnsi="Arial" w:cs="Arial"/>
            <w:color w:val="000000"/>
            <w:sz w:val="20"/>
            <w:szCs w:val="20"/>
          </w:rPr>
          <w:t>(listed in Figure 2)</w:t>
        </w:r>
      </w:ins>
      <w:r w:rsidRPr="003F5698">
        <w:rPr>
          <w:rFonts w:ascii="Arial" w:hAnsi="Arial" w:cs="Arial"/>
          <w:color w:val="000000"/>
          <w:sz w:val="20"/>
          <w:szCs w:val="20"/>
        </w:rPr>
        <w:t xml:space="preserve">. Principal component 1 (PC1) explains 78.3% of the variability in the physical variables while principal component 2 (PC2) explains 15.4% of the variability. </w:t>
      </w:r>
      <w:r w:rsidR="00DE2B6F">
        <w:rPr>
          <w:rFonts w:ascii="Arial" w:hAnsi="Arial" w:cs="Arial"/>
          <w:color w:val="000000"/>
          <w:sz w:val="20"/>
          <w:szCs w:val="20"/>
        </w:rPr>
        <w:t xml:space="preserve">Physical </w:t>
      </w:r>
      <w:del w:id="72" w:author="Sally Ju" w:date="2021-04-28T09:04:00Z">
        <w:r w:rsidR="00DE2B6F" w:rsidDel="00AC0139">
          <w:rPr>
            <w:rFonts w:ascii="Arial" w:hAnsi="Arial" w:cs="Arial"/>
            <w:color w:val="000000"/>
            <w:sz w:val="20"/>
            <w:szCs w:val="20"/>
          </w:rPr>
          <w:delText xml:space="preserve">variables </w:delText>
        </w:r>
      </w:del>
      <w:ins w:id="73" w:author="Sally Ju" w:date="2021-04-28T09:04:00Z">
        <w:r w:rsidR="00AC0139">
          <w:rPr>
            <w:rFonts w:ascii="Arial" w:hAnsi="Arial" w:cs="Arial"/>
            <w:color w:val="000000"/>
            <w:sz w:val="20"/>
            <w:szCs w:val="20"/>
          </w:rPr>
          <w:t xml:space="preserve">parameters </w:t>
        </w:r>
      </w:ins>
      <w:r w:rsidR="00DE2B6F">
        <w:rPr>
          <w:rFonts w:ascii="Arial" w:hAnsi="Arial" w:cs="Arial"/>
          <w:color w:val="000000"/>
          <w:sz w:val="20"/>
          <w:szCs w:val="20"/>
        </w:rPr>
        <w:t xml:space="preserve">are indicated by the arrows. </w:t>
      </w:r>
      <w:r w:rsidRPr="003F5698">
        <w:rPr>
          <w:rFonts w:ascii="Arial" w:hAnsi="Arial" w:cs="Arial"/>
          <w:color w:val="000000"/>
          <w:sz w:val="20"/>
          <w:szCs w:val="20"/>
        </w:rPr>
        <w:t xml:space="preserve">All </w:t>
      </w:r>
      <w:del w:id="74" w:author="Sally Ju" w:date="2021-04-28T09:04:00Z">
        <w:r w:rsidRPr="003F5698" w:rsidDel="00AC0139">
          <w:rPr>
            <w:rFonts w:ascii="Arial" w:hAnsi="Arial" w:cs="Arial"/>
            <w:color w:val="000000"/>
            <w:sz w:val="20"/>
            <w:szCs w:val="20"/>
          </w:rPr>
          <w:delText xml:space="preserve">variables </w:delText>
        </w:r>
      </w:del>
      <w:ins w:id="75" w:author="Sally Ju" w:date="2021-04-28T09:04:00Z">
        <w:r w:rsidR="00AC0139">
          <w:rPr>
            <w:rFonts w:ascii="Arial" w:hAnsi="Arial" w:cs="Arial"/>
            <w:color w:val="000000"/>
            <w:sz w:val="20"/>
            <w:szCs w:val="20"/>
          </w:rPr>
          <w:t>parameters</w:t>
        </w:r>
        <w:r w:rsidR="00AC0139" w:rsidRPr="003F5698">
          <w:rPr>
            <w:rFonts w:ascii="Arial" w:hAnsi="Arial" w:cs="Arial"/>
            <w:color w:val="000000"/>
            <w:sz w:val="20"/>
            <w:szCs w:val="20"/>
          </w:rPr>
          <w:t xml:space="preserve"> </w:t>
        </w:r>
      </w:ins>
      <w:r w:rsidRPr="003F5698">
        <w:rPr>
          <w:rFonts w:ascii="Arial" w:hAnsi="Arial" w:cs="Arial"/>
          <w:color w:val="000000"/>
          <w:sz w:val="20"/>
          <w:szCs w:val="20"/>
        </w:rPr>
        <w:t>are positively associated with PC1. Gonad weight is most strongly, positively, associated with PC2. </w:t>
      </w:r>
    </w:p>
    <w:p w14:paraId="41CC1E51" w14:textId="77777777" w:rsidR="003B42CE" w:rsidRDefault="003B42CE" w:rsidP="003B42CE">
      <w:pPr>
        <w:jc w:val="center"/>
      </w:pPr>
    </w:p>
    <w:p w14:paraId="7698F936" w14:textId="77777777" w:rsidR="009126AB" w:rsidRDefault="00CB4A08" w:rsidP="003F5698">
      <w:pPr>
        <w:spacing w:line="360" w:lineRule="auto"/>
        <w:ind w:firstLine="720"/>
      </w:pPr>
      <w:r>
        <w:t xml:space="preserve">For YP, the first principal component explains 78.3% of the variance, and the second principal component explains 15.4% of the variance (Appendix A: Figure A1). Total weight, total length, fork length, and liver weight each have a contribution of 20-25% to the first principal component. The first principal component will be used as a new variable that describes the size of the fish. In the second principal component, gonad weight has a contribution of 87.6%, whereas total and fork length each contribute 5.9%. Contributions of physical parameters for YP are located in Appendix A: Figure A3. </w:t>
      </w:r>
    </w:p>
    <w:p w14:paraId="659D718B" w14:textId="77777777" w:rsidR="009126AB" w:rsidRDefault="009126AB" w:rsidP="003F5698">
      <w:pPr>
        <w:spacing w:line="360" w:lineRule="auto"/>
      </w:pPr>
    </w:p>
    <w:p w14:paraId="27B6EA90" w14:textId="77777777" w:rsidR="003F5698" w:rsidRDefault="003F5698" w:rsidP="003F5698">
      <w:pPr>
        <w:spacing w:line="360" w:lineRule="auto"/>
        <w:ind w:firstLine="720"/>
      </w:pPr>
    </w:p>
    <w:p w14:paraId="5E8B24E7" w14:textId="5973690F" w:rsidR="003F5698" w:rsidRDefault="00A64021" w:rsidP="003F5698">
      <w:pPr>
        <w:spacing w:line="360" w:lineRule="auto"/>
        <w:jc w:val="center"/>
      </w:pPr>
      <w:r>
        <w:rPr>
          <w:noProof/>
        </w:rPr>
        <w:lastRenderedPageBreak/>
        <w:drawing>
          <wp:inline distT="0" distB="0" distL="0" distR="0" wp14:anchorId="3B925824" wp14:editId="725D27F9">
            <wp:extent cx="3148717" cy="2923664"/>
            <wp:effectExtent l="19050" t="19050" r="1397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9690" cy="2952423"/>
                    </a:xfrm>
                    <a:prstGeom prst="rect">
                      <a:avLst/>
                    </a:prstGeom>
                    <a:ln>
                      <a:solidFill>
                        <a:schemeClr val="tx1"/>
                      </a:solidFill>
                    </a:ln>
                  </pic:spPr>
                </pic:pic>
              </a:graphicData>
            </a:graphic>
          </wp:inline>
        </w:drawing>
      </w:r>
    </w:p>
    <w:p w14:paraId="345EBC7F" w14:textId="6506182B" w:rsidR="003F5698" w:rsidRPr="003F5698" w:rsidRDefault="003F5698" w:rsidP="003F5698">
      <w:pPr>
        <w:pStyle w:val="NormalWeb"/>
        <w:spacing w:before="0" w:beforeAutospacing="0" w:after="0" w:afterAutospacing="0"/>
        <w:rPr>
          <w:sz w:val="22"/>
          <w:szCs w:val="22"/>
        </w:rPr>
      </w:pPr>
      <w:r w:rsidRPr="003F5698">
        <w:rPr>
          <w:rFonts w:ascii="Arial" w:hAnsi="Arial" w:cs="Arial"/>
          <w:b/>
          <w:bCs/>
          <w:color w:val="000000"/>
          <w:sz w:val="20"/>
          <w:szCs w:val="20"/>
        </w:rPr>
        <w:t>Figure 4.</w:t>
      </w:r>
      <w:r w:rsidRPr="003F5698">
        <w:rPr>
          <w:rFonts w:ascii="Arial" w:hAnsi="Arial" w:cs="Arial"/>
          <w:color w:val="000000"/>
          <w:sz w:val="20"/>
          <w:szCs w:val="20"/>
        </w:rPr>
        <w:t xml:space="preserve"> The PCA biplot using Smallmouth Bass physical </w:t>
      </w:r>
      <w:r w:rsidR="00AC0139">
        <w:rPr>
          <w:rFonts w:ascii="Arial" w:hAnsi="Arial" w:cs="Arial"/>
          <w:color w:val="000000"/>
          <w:sz w:val="20"/>
          <w:szCs w:val="20"/>
        </w:rPr>
        <w:t>parameters</w:t>
      </w:r>
      <w:ins w:id="76" w:author="Jenni Velichka" w:date="2021-04-27T21:40:00Z">
        <w:r w:rsidR="000E0798">
          <w:rPr>
            <w:rFonts w:ascii="Arial" w:hAnsi="Arial" w:cs="Arial"/>
            <w:color w:val="000000"/>
            <w:sz w:val="20"/>
            <w:szCs w:val="20"/>
          </w:rPr>
          <w:t xml:space="preserve"> (listed in Figure 2)</w:t>
        </w:r>
      </w:ins>
      <w:r w:rsidRPr="003F5698">
        <w:rPr>
          <w:rFonts w:ascii="Arial" w:hAnsi="Arial" w:cs="Arial"/>
          <w:color w:val="000000"/>
          <w:sz w:val="20"/>
          <w:szCs w:val="20"/>
        </w:rPr>
        <w:t xml:space="preserve">. Principal component 1 (PC1) explains 85.2% of the variability in the physical </w:t>
      </w:r>
      <w:del w:id="77" w:author="Sally Ju" w:date="2021-04-28T09:05:00Z">
        <w:r w:rsidRPr="003F5698" w:rsidDel="00AC0139">
          <w:rPr>
            <w:rFonts w:ascii="Arial" w:hAnsi="Arial" w:cs="Arial"/>
            <w:color w:val="000000"/>
            <w:sz w:val="20"/>
            <w:szCs w:val="20"/>
          </w:rPr>
          <w:delText xml:space="preserve">variables </w:delText>
        </w:r>
      </w:del>
      <w:ins w:id="78" w:author="Sally Ju" w:date="2021-04-28T09:05:00Z">
        <w:r w:rsidR="00AC0139">
          <w:rPr>
            <w:rFonts w:ascii="Arial" w:hAnsi="Arial" w:cs="Arial"/>
            <w:color w:val="000000"/>
            <w:sz w:val="20"/>
            <w:szCs w:val="20"/>
          </w:rPr>
          <w:t>parameters</w:t>
        </w:r>
        <w:r w:rsidR="00AC0139" w:rsidRPr="003F5698">
          <w:rPr>
            <w:rFonts w:ascii="Arial" w:hAnsi="Arial" w:cs="Arial"/>
            <w:color w:val="000000"/>
            <w:sz w:val="20"/>
            <w:szCs w:val="20"/>
          </w:rPr>
          <w:t xml:space="preserve"> </w:t>
        </w:r>
      </w:ins>
      <w:r w:rsidRPr="003F5698">
        <w:rPr>
          <w:rFonts w:ascii="Arial" w:hAnsi="Arial" w:cs="Arial"/>
          <w:color w:val="000000"/>
          <w:sz w:val="20"/>
          <w:szCs w:val="20"/>
        </w:rPr>
        <w:t xml:space="preserve">while principal component 2 (PC2) explains 10.6% of the variability. </w:t>
      </w:r>
      <w:r w:rsidR="00DE2B6F">
        <w:rPr>
          <w:rFonts w:ascii="Arial" w:hAnsi="Arial" w:cs="Arial"/>
          <w:color w:val="000000"/>
          <w:sz w:val="20"/>
          <w:szCs w:val="20"/>
        </w:rPr>
        <w:t xml:space="preserve">Physical </w:t>
      </w:r>
      <w:del w:id="79" w:author="Sally Ju" w:date="2021-04-28T09:05:00Z">
        <w:r w:rsidR="00DE2B6F" w:rsidDel="00AC0139">
          <w:rPr>
            <w:rFonts w:ascii="Arial" w:hAnsi="Arial" w:cs="Arial"/>
            <w:color w:val="000000"/>
            <w:sz w:val="20"/>
            <w:szCs w:val="20"/>
          </w:rPr>
          <w:delText xml:space="preserve">variables </w:delText>
        </w:r>
      </w:del>
      <w:ins w:id="80" w:author="Sally Ju" w:date="2021-04-28T09:05:00Z">
        <w:r w:rsidR="00AC0139">
          <w:rPr>
            <w:rFonts w:ascii="Arial" w:hAnsi="Arial" w:cs="Arial"/>
            <w:color w:val="000000"/>
            <w:sz w:val="20"/>
            <w:szCs w:val="20"/>
          </w:rPr>
          <w:t xml:space="preserve">parameters </w:t>
        </w:r>
      </w:ins>
      <w:r w:rsidR="00DE2B6F">
        <w:rPr>
          <w:rFonts w:ascii="Arial" w:hAnsi="Arial" w:cs="Arial"/>
          <w:color w:val="000000"/>
          <w:sz w:val="20"/>
          <w:szCs w:val="20"/>
        </w:rPr>
        <w:t xml:space="preserve">are indicated by the arrows. </w:t>
      </w:r>
      <w:r w:rsidRPr="003F5698">
        <w:rPr>
          <w:rFonts w:ascii="Arial" w:hAnsi="Arial" w:cs="Arial"/>
          <w:color w:val="000000"/>
          <w:sz w:val="20"/>
          <w:szCs w:val="20"/>
        </w:rPr>
        <w:t xml:space="preserve">All </w:t>
      </w:r>
      <w:del w:id="81" w:author="Sally Ju" w:date="2021-04-28T09:04:00Z">
        <w:r w:rsidRPr="003F5698" w:rsidDel="00AC0139">
          <w:rPr>
            <w:rFonts w:ascii="Arial" w:hAnsi="Arial" w:cs="Arial"/>
            <w:color w:val="000000"/>
            <w:sz w:val="20"/>
            <w:szCs w:val="20"/>
          </w:rPr>
          <w:delText xml:space="preserve">variables </w:delText>
        </w:r>
      </w:del>
      <w:ins w:id="82" w:author="Sally Ju" w:date="2021-04-28T09:04:00Z">
        <w:r w:rsidR="00AC0139">
          <w:rPr>
            <w:rFonts w:ascii="Arial" w:hAnsi="Arial" w:cs="Arial"/>
            <w:color w:val="000000"/>
            <w:sz w:val="20"/>
            <w:szCs w:val="20"/>
          </w:rPr>
          <w:t>parameters</w:t>
        </w:r>
        <w:r w:rsidR="00AC0139" w:rsidRPr="003F5698">
          <w:rPr>
            <w:rFonts w:ascii="Arial" w:hAnsi="Arial" w:cs="Arial"/>
            <w:color w:val="000000"/>
            <w:sz w:val="20"/>
            <w:szCs w:val="20"/>
          </w:rPr>
          <w:t xml:space="preserve"> </w:t>
        </w:r>
      </w:ins>
      <w:r w:rsidRPr="003F5698">
        <w:rPr>
          <w:rFonts w:ascii="Arial" w:hAnsi="Arial" w:cs="Arial"/>
          <w:color w:val="000000"/>
          <w:sz w:val="20"/>
          <w:szCs w:val="20"/>
        </w:rPr>
        <w:t>are positively associated with PC1. Gonad weight and liver weight are positively associated with PC2. </w:t>
      </w:r>
    </w:p>
    <w:p w14:paraId="4EAE0F78" w14:textId="77777777" w:rsidR="003F5698" w:rsidRDefault="003F5698" w:rsidP="003F5698">
      <w:pPr>
        <w:spacing w:line="360" w:lineRule="auto"/>
        <w:jc w:val="center"/>
      </w:pPr>
    </w:p>
    <w:p w14:paraId="6419D51C" w14:textId="2F515734" w:rsidR="009126AB" w:rsidRDefault="00CB4A08" w:rsidP="003F5698">
      <w:pPr>
        <w:spacing w:line="360" w:lineRule="auto"/>
        <w:ind w:firstLine="720"/>
      </w:pPr>
      <w:r>
        <w:t xml:space="preserve">For SMB, the first principal component explains 78.3% of the variance, and the second principal component explains 15.4% of the variance (Appendix A: Figure A1). Total weight, total length, fork length, and liver weight each contribute between 19-22% to the first principal component, and gonad weight has a contribution of 15.9%. Again, this first principal component is a variable based on the size of the fish. In the second principal component, gonad weight has a contribution of 49.2%, and total length, fork length, and liver weight each have a contribution of 15-16%. Contributions of physical parameters for SMB are located in Appendix A: Figure A4. </w:t>
      </w:r>
    </w:p>
    <w:p w14:paraId="4E11776D" w14:textId="77777777" w:rsidR="009126AB" w:rsidRDefault="009126AB"/>
    <w:p w14:paraId="0F1F6BCA" w14:textId="5B2B00D9" w:rsidR="009126AB" w:rsidRDefault="00B6580D">
      <w:pPr>
        <w:pStyle w:val="Heading3"/>
      </w:pPr>
      <w:bookmarkStart w:id="83" w:name="_pspvcltnbmbc" w:colFirst="0" w:colLast="0"/>
      <w:bookmarkStart w:id="84" w:name="_Toc70493761"/>
      <w:bookmarkEnd w:id="83"/>
      <w:r>
        <w:t>Developing a Linear mixed-effects model</w:t>
      </w:r>
      <w:bookmarkEnd w:id="84"/>
    </w:p>
    <w:p w14:paraId="4376DA08" w14:textId="77777777" w:rsidR="009126AB" w:rsidRDefault="00CB4A08">
      <w:pPr>
        <w:widowControl w:val="0"/>
        <w:spacing w:line="240" w:lineRule="auto"/>
        <w:jc w:val="center"/>
      </w:pPr>
      <w:r>
        <w:t>log(Hg [</w:t>
      </w:r>
      <w:proofErr w:type="spellStart"/>
      <w:r>
        <w:t>μg</w:t>
      </w:r>
      <w:proofErr w:type="spellEnd"/>
      <w:r>
        <w:t xml:space="preserve"> kg</w:t>
      </w:r>
      <w:r>
        <w:rPr>
          <w:vertAlign w:val="superscript"/>
        </w:rPr>
        <w:t>-1</w:t>
      </w:r>
      <w:r>
        <w:t xml:space="preserve"> wet weight</w:t>
      </w:r>
      <w:r>
        <w:rPr>
          <w:vertAlign w:val="superscript"/>
        </w:rPr>
        <w:t>-1</w:t>
      </w:r>
      <w:r>
        <w:t xml:space="preserve">]) ~ PC1 + Sex + Site + (1|Date) </w:t>
      </w:r>
    </w:p>
    <w:p w14:paraId="419740D8" w14:textId="77777777" w:rsidR="009126AB" w:rsidRDefault="00CB4A08">
      <w:pPr>
        <w:widowControl w:val="0"/>
        <w:spacing w:line="240" w:lineRule="auto"/>
        <w:jc w:val="right"/>
        <w:rPr>
          <w:b/>
          <w:i/>
        </w:rPr>
      </w:pPr>
      <w:r>
        <w:rPr>
          <w:b/>
          <w:i/>
        </w:rPr>
        <w:t>(equation 1)</w:t>
      </w:r>
    </w:p>
    <w:p w14:paraId="629F7370" w14:textId="77777777" w:rsidR="009126AB" w:rsidRDefault="009126AB">
      <w:pPr>
        <w:widowControl w:val="0"/>
        <w:spacing w:line="240" w:lineRule="auto"/>
      </w:pPr>
    </w:p>
    <w:p w14:paraId="5477752C" w14:textId="77777777" w:rsidR="00325D4D" w:rsidRDefault="00CB4A08" w:rsidP="003F5698">
      <w:pPr>
        <w:spacing w:line="360" w:lineRule="auto"/>
        <w:rPr>
          <w:ins w:id="85" w:author="Jenni Velichka" w:date="2021-04-27T21:39:00Z"/>
        </w:rPr>
      </w:pPr>
      <w:r>
        <w:t xml:space="preserve">Response: </w:t>
      </w:r>
    </w:p>
    <w:p w14:paraId="1A1C68C8" w14:textId="22DAD291" w:rsidR="009126AB" w:rsidRPr="00325D4D" w:rsidDel="00325D4D" w:rsidRDefault="00CB4A08" w:rsidP="003F5698">
      <w:pPr>
        <w:spacing w:line="360" w:lineRule="auto"/>
        <w:rPr>
          <w:del w:id="86" w:author="Jenni Velichka" w:date="2021-04-27T21:39:00Z"/>
        </w:rPr>
      </w:pPr>
      <w:r w:rsidRPr="00A64021">
        <w:rPr>
          <w:b/>
        </w:rPr>
        <w:t>Hg (</w:t>
      </w:r>
      <w:proofErr w:type="spellStart"/>
      <w:r w:rsidRPr="00A64021">
        <w:rPr>
          <w:b/>
        </w:rPr>
        <w:t>μg</w:t>
      </w:r>
      <w:proofErr w:type="spellEnd"/>
      <w:r w:rsidRPr="00A64021">
        <w:rPr>
          <w:b/>
        </w:rPr>
        <w:t xml:space="preserve"> kg</w:t>
      </w:r>
      <w:r w:rsidRPr="00A64021">
        <w:rPr>
          <w:b/>
          <w:vertAlign w:val="superscript"/>
        </w:rPr>
        <w:t>-1</w:t>
      </w:r>
      <w:r w:rsidRPr="00A64021">
        <w:rPr>
          <w:b/>
        </w:rPr>
        <w:t xml:space="preserve"> wet weight</w:t>
      </w:r>
      <w:r w:rsidRPr="00A64021">
        <w:rPr>
          <w:b/>
          <w:vertAlign w:val="superscript"/>
        </w:rPr>
        <w:t>-1</w:t>
      </w:r>
      <w:r w:rsidRPr="00A64021">
        <w:rPr>
          <w:b/>
        </w:rPr>
        <w:t xml:space="preserve"> )</w:t>
      </w:r>
      <w:ins w:id="87" w:author="Jenni Velichka" w:date="2021-04-27T21:39:00Z">
        <w:r w:rsidR="00325D4D" w:rsidRPr="00A64021">
          <w:rPr>
            <w:b/>
          </w:rPr>
          <w:t xml:space="preserve">: </w:t>
        </w:r>
      </w:ins>
    </w:p>
    <w:p w14:paraId="4EEC7302" w14:textId="77777777" w:rsidR="009126AB" w:rsidRPr="00325D4D" w:rsidRDefault="00CB4A08" w:rsidP="00325D4D">
      <w:pPr>
        <w:spacing w:line="360" w:lineRule="auto"/>
      </w:pPr>
      <w:r w:rsidRPr="000E0798">
        <w:t xml:space="preserve">The concentration of Hg in fish is the response variable of interest in this study. In aquatic </w:t>
      </w:r>
      <w:r w:rsidRPr="002C4D8A">
        <w:t xml:space="preserve">ecosystems, Hg bioaccumulates with increasing fish size and trophic position. Furthermore, Hg is often elevated in sites upstream of dams. The wet weight of Hg will be used because this is the unit commonly reported in for consumption guidelines. </w:t>
      </w:r>
    </w:p>
    <w:p w14:paraId="6004EFF6" w14:textId="77777777" w:rsidR="009126AB" w:rsidRDefault="009126AB" w:rsidP="003F5698">
      <w:pPr>
        <w:spacing w:line="360" w:lineRule="auto"/>
      </w:pPr>
    </w:p>
    <w:p w14:paraId="3876A136" w14:textId="77777777" w:rsidR="009126AB" w:rsidRDefault="00CB4A08" w:rsidP="003F5698">
      <w:pPr>
        <w:spacing w:line="360" w:lineRule="auto"/>
      </w:pPr>
      <w:r>
        <w:lastRenderedPageBreak/>
        <w:t xml:space="preserve">Fixed effects: </w:t>
      </w:r>
    </w:p>
    <w:p w14:paraId="3A135D39" w14:textId="725E0CE6" w:rsidR="009126AB" w:rsidRDefault="00CB4A08" w:rsidP="003F5698">
      <w:pPr>
        <w:spacing w:line="360" w:lineRule="auto"/>
      </w:pPr>
      <w:r>
        <w:rPr>
          <w:b/>
        </w:rPr>
        <w:t xml:space="preserve">PC1: </w:t>
      </w:r>
      <w:r>
        <w:t xml:space="preserve">For each fish species, PC1 is a variable that summarizes the “size” of the fish (driven by fish length and weight). This is the main physical parameter which we are interested in as the predictor to test the hypothesis that </w:t>
      </w:r>
      <w:del w:id="88" w:author="Jenni Velichka" w:date="2021-04-27T21:40:00Z">
        <w:r w:rsidDel="00803AEE">
          <w:delText xml:space="preserve">mercury </w:delText>
        </w:r>
      </w:del>
      <w:ins w:id="89" w:author="Jenni Velichka" w:date="2021-04-27T21:40:00Z">
        <w:r w:rsidR="00803AEE">
          <w:t xml:space="preserve">Hg </w:t>
        </w:r>
      </w:ins>
      <w:r>
        <w:t>increases with increasing fish size.</w:t>
      </w:r>
    </w:p>
    <w:p w14:paraId="13EC2DEC" w14:textId="3B409A99" w:rsidR="009126AB" w:rsidRDefault="00CB4A08" w:rsidP="003F5698">
      <w:pPr>
        <w:spacing w:line="360" w:lineRule="auto"/>
      </w:pPr>
      <w:r>
        <w:rPr>
          <w:b/>
        </w:rPr>
        <w:t xml:space="preserve">Sex: </w:t>
      </w:r>
      <w:r>
        <w:t xml:space="preserve">Fixed effect as there are </w:t>
      </w:r>
      <w:del w:id="90" w:author="Jenni Velichka" w:date="2021-04-27T21:41:00Z">
        <w:r w:rsidDel="00803AEE">
          <w:delText xml:space="preserve">2 </w:delText>
        </w:r>
      </w:del>
      <w:ins w:id="91" w:author="Jenni Velichka" w:date="2021-04-27T21:41:00Z">
        <w:r w:rsidR="00803AEE">
          <w:t xml:space="preserve">two </w:t>
        </w:r>
      </w:ins>
      <w:r>
        <w:t>sexes</w:t>
      </w:r>
      <w:del w:id="92" w:author="Jenni Velichka" w:date="2021-04-27T21:41:00Z">
        <w:r w:rsidDel="00803AEE">
          <w:delText>, either</w:delText>
        </w:r>
      </w:del>
      <w:ins w:id="93" w:author="Jenni Velichka" w:date="2021-04-27T21:41:00Z">
        <w:r w:rsidR="00803AEE">
          <w:t xml:space="preserve"> (</w:t>
        </w:r>
      </w:ins>
      <w:del w:id="94" w:author="Jenni Velichka" w:date="2021-04-27T21:41:00Z">
        <w:r w:rsidDel="00803AEE">
          <w:delText xml:space="preserve"> </w:delText>
        </w:r>
      </w:del>
      <w:r>
        <w:t xml:space="preserve">male </w:t>
      </w:r>
      <w:ins w:id="95" w:author="Jenni Velichka" w:date="2021-04-27T21:41:00Z">
        <w:r w:rsidR="00803AEE">
          <w:t>and</w:t>
        </w:r>
      </w:ins>
      <w:del w:id="96" w:author="Jenni Velichka" w:date="2021-04-27T21:41:00Z">
        <w:r w:rsidDel="00803AEE">
          <w:delText>or</w:delText>
        </w:r>
      </w:del>
      <w:r>
        <w:t xml:space="preserve"> female</w:t>
      </w:r>
      <w:ins w:id="97" w:author="Jenni Velichka" w:date="2021-04-27T21:41:00Z">
        <w:r w:rsidR="00803AEE">
          <w:t>)</w:t>
        </w:r>
      </w:ins>
      <w:r>
        <w:t xml:space="preserve">. The sexes may have different responses </w:t>
      </w:r>
      <w:del w:id="98" w:author="Jenni Velichka" w:date="2021-04-27T21:41:00Z">
        <w:r w:rsidDel="00803AEE">
          <w:delText>of mercury</w:delText>
        </w:r>
      </w:del>
      <w:ins w:id="99" w:author="Jenni Velichka" w:date="2021-04-27T21:41:00Z">
        <w:r w:rsidR="00803AEE">
          <w:t>to Hg</w:t>
        </w:r>
      </w:ins>
      <w:r>
        <w:t xml:space="preserve"> due to their relationship with PC1 or other biological differences between males and females.</w:t>
      </w:r>
    </w:p>
    <w:p w14:paraId="66AA84E2" w14:textId="36894DFA" w:rsidR="009126AB" w:rsidRDefault="00CB4A08" w:rsidP="003F5698">
      <w:pPr>
        <w:spacing w:line="360" w:lineRule="auto"/>
      </w:pPr>
      <w:r>
        <w:rPr>
          <w:b/>
        </w:rPr>
        <w:t xml:space="preserve">Site: </w:t>
      </w:r>
      <w:r>
        <w:t>There are 3 sites, and we are interested in the difference between the sites - specifically, we want to investigate whether there is an increased slope in REF compared to NF or FF, due to</w:t>
      </w:r>
      <w:ins w:id="100" w:author="Jenni Velichka" w:date="2021-04-27T21:42:00Z">
        <w:r w:rsidR="00A136A6">
          <w:t xml:space="preserve"> potential inc</w:t>
        </w:r>
      </w:ins>
      <w:ins w:id="101" w:author="Sally Ju" w:date="2021-04-28T09:05:00Z">
        <w:r w:rsidR="00AC0139">
          <w:t>r</w:t>
        </w:r>
      </w:ins>
      <w:ins w:id="102" w:author="Jenni Velichka" w:date="2021-04-27T21:42:00Z">
        <w:r w:rsidR="00A136A6">
          <w:t>eased</w:t>
        </w:r>
      </w:ins>
      <w:r>
        <w:t xml:space="preserve"> </w:t>
      </w:r>
      <w:del w:id="103" w:author="Jenni Velichka" w:date="2021-04-27T21:42:00Z">
        <w:r w:rsidDel="00A136A6">
          <w:delText xml:space="preserve">mercury </w:delText>
        </w:r>
      </w:del>
      <w:ins w:id="104" w:author="Jenni Velichka" w:date="2021-04-27T21:42:00Z">
        <w:r w:rsidR="00A136A6">
          <w:t xml:space="preserve">Hg </w:t>
        </w:r>
      </w:ins>
      <w:del w:id="105" w:author="Sally Ju" w:date="2021-04-28T09:05:00Z">
        <w:r w:rsidDel="00AC0139">
          <w:delText xml:space="preserve">methylation </w:delText>
        </w:r>
      </w:del>
      <w:r>
        <w:t xml:space="preserve">upstream of the dam. </w:t>
      </w:r>
    </w:p>
    <w:p w14:paraId="36B8BD40" w14:textId="77777777" w:rsidR="009126AB" w:rsidRDefault="009126AB" w:rsidP="003F5698">
      <w:pPr>
        <w:spacing w:line="360" w:lineRule="auto"/>
      </w:pPr>
    </w:p>
    <w:p w14:paraId="68411059" w14:textId="77777777" w:rsidR="009126AB" w:rsidRDefault="00CB4A08" w:rsidP="003F5698">
      <w:pPr>
        <w:spacing w:line="360" w:lineRule="auto"/>
      </w:pPr>
      <w:r>
        <w:t xml:space="preserve">Random effects: </w:t>
      </w:r>
    </w:p>
    <w:p w14:paraId="231D06D7" w14:textId="420BE77D" w:rsidR="009126AB" w:rsidRDefault="00CB4A08" w:rsidP="003F5698">
      <w:pPr>
        <w:spacing w:line="360" w:lineRule="auto"/>
      </w:pPr>
      <w:r>
        <w:rPr>
          <w:b/>
        </w:rPr>
        <w:t xml:space="preserve">Date: </w:t>
      </w:r>
      <w:r>
        <w:t xml:space="preserve">This is the date that each site was sampled in the field (n=12). </w:t>
      </w:r>
      <w:r w:rsidR="00AC0139">
        <w:t>T</w:t>
      </w:r>
      <w:r w:rsidR="00AC0139" w:rsidRPr="00AC0139">
        <w:t xml:space="preserve">hroughout the study, only one site was visited per </w:t>
      </w:r>
      <w:r w:rsidR="00AC0139">
        <w:t xml:space="preserve">sampling </w:t>
      </w:r>
      <w:r w:rsidR="00AC0139" w:rsidRPr="00AC0139">
        <w:t>day</w:t>
      </w:r>
      <w:r w:rsidR="00AC0139">
        <w:t xml:space="preserve">. </w:t>
      </w:r>
      <w:r>
        <w:t>The sites were sampled on multiple dates, and each site was sampled a different number of times. Furthermore, any repeated visits to sites are not an important consideration for this study. By including the date as a random effect, we account for the distribution of effects for each date, altho</w:t>
      </w:r>
      <w:r w:rsidR="00002A21">
        <w:t>u</w:t>
      </w:r>
      <w:r>
        <w:t>gh the dates themselves are not important.</w:t>
      </w:r>
    </w:p>
    <w:p w14:paraId="2F463CAA" w14:textId="77777777" w:rsidR="00002A21" w:rsidRDefault="00002A21">
      <w:pPr>
        <w:ind w:left="720"/>
      </w:pPr>
    </w:p>
    <w:p w14:paraId="2B9C3E26" w14:textId="77777777" w:rsidR="009126AB" w:rsidRDefault="00CB4A08">
      <w:pPr>
        <w:pStyle w:val="Heading4"/>
      </w:pPr>
      <w:bookmarkStart w:id="106" w:name="_dyk5g6a736e1" w:colFirst="0" w:colLast="0"/>
      <w:bookmarkEnd w:id="106"/>
      <w:r>
        <w:t>Diagnostic plots</w:t>
      </w:r>
    </w:p>
    <w:p w14:paraId="2408FBB1" w14:textId="4C813355" w:rsidR="009126AB" w:rsidRDefault="00CB4A08" w:rsidP="003F5698">
      <w:pPr>
        <w:spacing w:line="360" w:lineRule="auto"/>
        <w:ind w:firstLine="720"/>
      </w:pPr>
      <w:r>
        <w:t>Diagnostic plots were completed for the linear mixed-effects model of each species to assess model assumptions (Appendix A: Figures A5-7). The diagnostic plots were used to compare models with and without log transformations of the predictor variable (Hg [</w:t>
      </w:r>
      <w:proofErr w:type="spellStart"/>
      <w:r>
        <w:t>μg</w:t>
      </w:r>
      <w:proofErr w:type="spellEnd"/>
      <w:r>
        <w:t xml:space="preserve"> kg</w:t>
      </w:r>
      <w:r>
        <w:rPr>
          <w:vertAlign w:val="superscript"/>
        </w:rPr>
        <w:t>-1</w:t>
      </w:r>
      <w:r>
        <w:t xml:space="preserve"> wet weight</w:t>
      </w:r>
      <w:r>
        <w:rPr>
          <w:vertAlign w:val="superscript"/>
        </w:rPr>
        <w:t>-1</w:t>
      </w:r>
      <w:r>
        <w:t xml:space="preserve">]). For both species, models with a log-transformation </w:t>
      </w:r>
      <w:ins w:id="107" w:author="Jenni Velichka" w:date="2021-04-27T21:45:00Z">
        <w:r w:rsidR="0087744B">
          <w:t>to</w:t>
        </w:r>
      </w:ins>
      <w:del w:id="108" w:author="Jenni Velichka" w:date="2021-04-27T21:45:00Z">
        <w:r w:rsidDel="0087744B">
          <w:delText>of</w:delText>
        </w:r>
      </w:del>
      <w:r>
        <w:t xml:space="preserve"> the predictor variable were selected based on the improved residuals QQ plot</w:t>
      </w:r>
      <w:ins w:id="109" w:author="Jenni Velichka" w:date="2021-04-27T21:45:00Z">
        <w:r w:rsidR="00471298">
          <w:t xml:space="preserve">s </w:t>
        </w:r>
      </w:ins>
      <w:del w:id="110" w:author="Jenni Velichka" w:date="2021-04-27T21:45:00Z">
        <w:r w:rsidDel="00471298">
          <w:delText xml:space="preserve"> </w:delText>
        </w:r>
      </w:del>
      <w:r>
        <w:t>after transformation. For both species, there were quantile deviations detected in the plots of residuals vs predicted values. These were identified as fish with large sizes (large values of PC1</w:t>
      </w:r>
      <w:ins w:id="111" w:author="Sally Ju" w:date="2021-04-28T09:05:00Z">
        <w:r w:rsidR="00AC0139">
          <w:t>,</w:t>
        </w:r>
      </w:ins>
      <w:ins w:id="112" w:author="Jenni Velichka" w:date="2021-04-27T21:46:00Z">
        <w:del w:id="113" w:author="Sally Ju" w:date="2021-04-28T09:05:00Z">
          <w:r w:rsidR="00471298" w:rsidDel="00AC0139">
            <w:delText>;</w:delText>
          </w:r>
        </w:del>
        <w:r w:rsidR="00471298">
          <w:t xml:space="preserve"> as </w:t>
        </w:r>
        <w:r w:rsidR="003A3FA9">
          <w:t>observed</w:t>
        </w:r>
        <w:r w:rsidR="00471298">
          <w:t xml:space="preserve"> in Figure 2</w:t>
        </w:r>
      </w:ins>
      <w:r>
        <w:t>). These are datapoints with large predicted values and low residual values, which were underpredicted by the model. We reviewed these data</w:t>
      </w:r>
      <w:ins w:id="114" w:author="Jenni Velichka" w:date="2021-04-27T21:46:00Z">
        <w:r w:rsidR="003A3FA9">
          <w:t xml:space="preserve"> </w:t>
        </w:r>
      </w:ins>
      <w:r>
        <w:t xml:space="preserve">points to check for data entry errors. The data were determined to be accurate and were kept in the model, and the model with the log-transformed predictor variable was selected for analysis. </w:t>
      </w:r>
    </w:p>
    <w:p w14:paraId="3F9BE6F4" w14:textId="77777777" w:rsidR="00AC0139" w:rsidRDefault="00AC0139" w:rsidP="00AC0139">
      <w:pPr>
        <w:spacing w:line="360" w:lineRule="auto"/>
      </w:pPr>
    </w:p>
    <w:p w14:paraId="07AC7E82" w14:textId="5DBC7828" w:rsidR="009126AB" w:rsidRDefault="00AC0139">
      <w:pPr>
        <w:pStyle w:val="Heading3"/>
        <w:rPr>
          <w:ins w:id="115" w:author="Jenni Velichka" w:date="2021-04-27T21:51:00Z"/>
        </w:rPr>
      </w:pPr>
      <w:bookmarkStart w:id="116" w:name="_ynmq1j6lht4u" w:colFirst="0" w:colLast="0"/>
      <w:bookmarkStart w:id="117" w:name="_Toc70493762"/>
      <w:bookmarkEnd w:id="116"/>
      <w:r>
        <w:lastRenderedPageBreak/>
        <w:t>Results of the Linear mixed-effects model</w:t>
      </w:r>
      <w:bookmarkEnd w:id="117"/>
      <w:r>
        <w:t xml:space="preserve"> </w:t>
      </w:r>
    </w:p>
    <w:p w14:paraId="7BED1F64" w14:textId="77777777" w:rsidR="00F563F8" w:rsidRDefault="00F563F8" w:rsidP="00A64021">
      <w:pPr>
        <w:rPr>
          <w:ins w:id="118" w:author="Jenni Velichka" w:date="2021-04-27T21:51:00Z"/>
        </w:rPr>
      </w:pPr>
    </w:p>
    <w:p w14:paraId="17BBCDA4" w14:textId="77777777" w:rsidR="00F563F8" w:rsidRPr="00DE2B6F" w:rsidRDefault="00F563F8" w:rsidP="00F563F8">
      <w:pPr>
        <w:spacing w:line="360" w:lineRule="auto"/>
        <w:ind w:firstLine="720"/>
        <w:rPr>
          <w:ins w:id="119" w:author="Jenni Velichka" w:date="2021-04-27T21:51:00Z"/>
          <w:rFonts w:ascii="Times New Roman" w:eastAsia="Times New Roman" w:hAnsi="Times New Roman" w:cs="Times New Roman"/>
          <w:lang w:val="en-CA"/>
        </w:rPr>
      </w:pPr>
      <w:ins w:id="120" w:author="Jenni Velichka" w:date="2021-04-27T21:51:00Z">
        <w:r w:rsidRPr="00DE2B6F">
          <w:rPr>
            <w:rFonts w:eastAsia="Times New Roman"/>
            <w:color w:val="000000"/>
            <w:lang w:val="en-CA"/>
          </w:rPr>
          <w:t xml:space="preserve">We compared Hg concentrations between sites using our linear mixed effect model. We compared the Hg concentration between sites separately for each species due to the separate models. The differences in Hg concentrations between sites can be noted from the inferential plots and supported by </w:t>
        </w:r>
        <w:r>
          <w:rPr>
            <w:rFonts w:eastAsia="Times New Roman"/>
            <w:color w:val="000000"/>
            <w:lang w:val="en-CA"/>
          </w:rPr>
          <w:t>the summary of the linear mixed effects model</w:t>
        </w:r>
        <w:r w:rsidRPr="00DE2B6F">
          <w:rPr>
            <w:rFonts w:eastAsia="Times New Roman"/>
            <w:color w:val="000000"/>
            <w:lang w:val="en-CA"/>
          </w:rPr>
          <w:t>.</w:t>
        </w:r>
      </w:ins>
    </w:p>
    <w:p w14:paraId="52DA31F8" w14:textId="77777777" w:rsidR="00F563F8" w:rsidRPr="00F563F8" w:rsidRDefault="00F563F8" w:rsidP="00A64021"/>
    <w:p w14:paraId="7D4D4683" w14:textId="3881C2FF" w:rsidR="003B42CE" w:rsidRPr="003F5698" w:rsidRDefault="003B42CE" w:rsidP="003B42CE">
      <w:pPr>
        <w:rPr>
          <w:sz w:val="20"/>
          <w:szCs w:val="20"/>
        </w:rPr>
      </w:pPr>
      <w:r w:rsidRPr="003F5698">
        <w:rPr>
          <w:b/>
          <w:sz w:val="20"/>
          <w:szCs w:val="20"/>
        </w:rPr>
        <w:t xml:space="preserve">Table 1. </w:t>
      </w:r>
      <w:r w:rsidRPr="003F5698">
        <w:rPr>
          <w:sz w:val="20"/>
          <w:szCs w:val="20"/>
        </w:rPr>
        <w:t xml:space="preserve">Average values of Hg in </w:t>
      </w:r>
      <w:proofErr w:type="spellStart"/>
      <w:r w:rsidRPr="003F5698">
        <w:rPr>
          <w:sz w:val="20"/>
          <w:szCs w:val="20"/>
        </w:rPr>
        <w:t>μg</w:t>
      </w:r>
      <w:proofErr w:type="spellEnd"/>
      <w:r w:rsidRPr="003F5698">
        <w:rPr>
          <w:sz w:val="20"/>
          <w:szCs w:val="20"/>
        </w:rPr>
        <w:t xml:space="preserve"> kg</w:t>
      </w:r>
      <w:r w:rsidRPr="003F5698">
        <w:rPr>
          <w:sz w:val="20"/>
          <w:szCs w:val="20"/>
          <w:vertAlign w:val="superscript"/>
        </w:rPr>
        <w:t>-1</w:t>
      </w:r>
      <w:r w:rsidRPr="003F5698">
        <w:rPr>
          <w:sz w:val="20"/>
          <w:szCs w:val="20"/>
        </w:rPr>
        <w:t xml:space="preserve"> wet weight</w:t>
      </w:r>
      <w:r w:rsidRPr="003F5698">
        <w:rPr>
          <w:sz w:val="20"/>
          <w:szCs w:val="20"/>
          <w:vertAlign w:val="superscript"/>
        </w:rPr>
        <w:t xml:space="preserve">-1 </w:t>
      </w:r>
      <w:r w:rsidRPr="003F5698">
        <w:rPr>
          <w:sz w:val="20"/>
          <w:szCs w:val="20"/>
        </w:rPr>
        <w:t>of Yellow Perch and Smallmouth Bass</w:t>
      </w:r>
      <w:ins w:id="121" w:author="Jenni Velichka" w:date="2021-04-27T21:48:00Z">
        <w:r w:rsidR="00F41CAF">
          <w:rPr>
            <w:sz w:val="20"/>
            <w:szCs w:val="20"/>
          </w:rPr>
          <w:t>.</w:t>
        </w:r>
      </w:ins>
    </w:p>
    <w:p w14:paraId="18971D35" w14:textId="77777777" w:rsidR="003B42CE" w:rsidRPr="006106D1" w:rsidRDefault="003B42CE" w:rsidP="003B42CE">
      <w:pPr>
        <w:spacing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919"/>
        <w:gridCol w:w="1236"/>
        <w:gridCol w:w="1240"/>
        <w:gridCol w:w="1236"/>
        <w:gridCol w:w="1236"/>
        <w:gridCol w:w="1241"/>
        <w:gridCol w:w="1252"/>
      </w:tblGrid>
      <w:tr w:rsidR="003B42CE" w:rsidRPr="003F5698" w14:paraId="1CD288A4" w14:textId="77777777" w:rsidTr="003F5698">
        <w:trPr>
          <w:trHeight w:val="323"/>
        </w:trPr>
        <w:tc>
          <w:tcPr>
            <w:tcW w:w="1951" w:type="dxa"/>
            <w:tcBorders>
              <w:top w:val="single" w:sz="4" w:space="0" w:color="auto"/>
              <w:left w:val="nil"/>
              <w:bottom w:val="single" w:sz="4" w:space="0" w:color="auto"/>
              <w:right w:val="nil"/>
            </w:tcBorders>
            <w:vAlign w:val="center"/>
          </w:tcPr>
          <w:p w14:paraId="7848396A"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0"/>
                <w:szCs w:val="20"/>
              </w:rPr>
            </w:pPr>
          </w:p>
        </w:tc>
        <w:tc>
          <w:tcPr>
            <w:tcW w:w="1270" w:type="dxa"/>
            <w:tcBorders>
              <w:top w:val="single" w:sz="4" w:space="0" w:color="auto"/>
              <w:left w:val="nil"/>
              <w:bottom w:val="single" w:sz="4" w:space="0" w:color="auto"/>
              <w:right w:val="nil"/>
            </w:tcBorders>
            <w:vAlign w:val="center"/>
          </w:tcPr>
          <w:p w14:paraId="05CF9C6F"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0"/>
                <w:szCs w:val="20"/>
              </w:rPr>
            </w:pPr>
            <w:r w:rsidRPr="006106D1">
              <w:rPr>
                <w:rFonts w:ascii="Arial" w:eastAsia="Times New Roman" w:hAnsi="Arial" w:cs="Arial"/>
                <w:color w:val="000000"/>
                <w:sz w:val="20"/>
                <w:szCs w:val="20"/>
              </w:rPr>
              <w:t>All</w:t>
            </w:r>
          </w:p>
        </w:tc>
        <w:tc>
          <w:tcPr>
            <w:tcW w:w="1271" w:type="dxa"/>
            <w:tcBorders>
              <w:top w:val="single" w:sz="4" w:space="0" w:color="auto"/>
              <w:left w:val="nil"/>
              <w:bottom w:val="single" w:sz="4" w:space="0" w:color="auto"/>
              <w:right w:val="nil"/>
            </w:tcBorders>
            <w:vAlign w:val="center"/>
          </w:tcPr>
          <w:p w14:paraId="08B10ACC"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0"/>
                <w:szCs w:val="20"/>
              </w:rPr>
            </w:pPr>
            <w:r w:rsidRPr="006106D1">
              <w:rPr>
                <w:rFonts w:ascii="Arial" w:eastAsia="Times New Roman" w:hAnsi="Arial" w:cs="Arial"/>
                <w:color w:val="000000"/>
                <w:sz w:val="20"/>
                <w:szCs w:val="20"/>
              </w:rPr>
              <w:t>REF</w:t>
            </w:r>
          </w:p>
        </w:tc>
        <w:tc>
          <w:tcPr>
            <w:tcW w:w="1271" w:type="dxa"/>
            <w:tcBorders>
              <w:top w:val="single" w:sz="4" w:space="0" w:color="auto"/>
              <w:left w:val="nil"/>
              <w:bottom w:val="single" w:sz="4" w:space="0" w:color="auto"/>
              <w:right w:val="nil"/>
            </w:tcBorders>
            <w:vAlign w:val="center"/>
          </w:tcPr>
          <w:p w14:paraId="0AF7D7A1"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0"/>
                <w:szCs w:val="20"/>
              </w:rPr>
            </w:pPr>
            <w:r w:rsidRPr="006106D1">
              <w:rPr>
                <w:rFonts w:ascii="Arial" w:eastAsia="Times New Roman" w:hAnsi="Arial" w:cs="Arial"/>
                <w:color w:val="000000"/>
                <w:sz w:val="20"/>
                <w:szCs w:val="20"/>
              </w:rPr>
              <w:t>NF</w:t>
            </w:r>
          </w:p>
        </w:tc>
        <w:tc>
          <w:tcPr>
            <w:tcW w:w="1271" w:type="dxa"/>
            <w:tcBorders>
              <w:top w:val="single" w:sz="4" w:space="0" w:color="auto"/>
              <w:left w:val="nil"/>
              <w:bottom w:val="single" w:sz="4" w:space="0" w:color="auto"/>
              <w:right w:val="nil"/>
            </w:tcBorders>
            <w:vAlign w:val="center"/>
          </w:tcPr>
          <w:p w14:paraId="6117F2B5"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0"/>
                <w:szCs w:val="20"/>
              </w:rPr>
            </w:pPr>
            <w:r w:rsidRPr="006106D1">
              <w:rPr>
                <w:rFonts w:ascii="Arial" w:eastAsia="Times New Roman" w:hAnsi="Arial" w:cs="Arial"/>
                <w:color w:val="000000"/>
                <w:sz w:val="20"/>
                <w:szCs w:val="20"/>
              </w:rPr>
              <w:t>FF</w:t>
            </w:r>
          </w:p>
        </w:tc>
        <w:tc>
          <w:tcPr>
            <w:tcW w:w="1271" w:type="dxa"/>
            <w:tcBorders>
              <w:top w:val="single" w:sz="4" w:space="0" w:color="auto"/>
              <w:left w:val="nil"/>
              <w:bottom w:val="single" w:sz="4" w:space="0" w:color="auto"/>
              <w:right w:val="nil"/>
            </w:tcBorders>
            <w:vAlign w:val="center"/>
          </w:tcPr>
          <w:p w14:paraId="6EC704EF"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0"/>
                <w:szCs w:val="20"/>
              </w:rPr>
            </w:pPr>
            <w:r w:rsidRPr="006106D1">
              <w:rPr>
                <w:rFonts w:ascii="Arial" w:eastAsia="Times New Roman" w:hAnsi="Arial" w:cs="Arial"/>
                <w:color w:val="000000"/>
                <w:sz w:val="20"/>
                <w:szCs w:val="20"/>
              </w:rPr>
              <w:t>Male</w:t>
            </w:r>
          </w:p>
        </w:tc>
        <w:tc>
          <w:tcPr>
            <w:tcW w:w="1271" w:type="dxa"/>
            <w:tcBorders>
              <w:top w:val="single" w:sz="4" w:space="0" w:color="auto"/>
              <w:left w:val="nil"/>
              <w:bottom w:val="single" w:sz="4" w:space="0" w:color="auto"/>
              <w:right w:val="nil"/>
            </w:tcBorders>
            <w:vAlign w:val="center"/>
          </w:tcPr>
          <w:p w14:paraId="64153657"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0"/>
                <w:szCs w:val="20"/>
              </w:rPr>
            </w:pPr>
            <w:r w:rsidRPr="006106D1">
              <w:rPr>
                <w:rFonts w:ascii="Arial" w:eastAsia="Times New Roman" w:hAnsi="Arial" w:cs="Arial"/>
                <w:color w:val="000000"/>
                <w:sz w:val="20"/>
                <w:szCs w:val="20"/>
              </w:rPr>
              <w:t>Female</w:t>
            </w:r>
          </w:p>
        </w:tc>
      </w:tr>
      <w:tr w:rsidR="003F5698" w:rsidRPr="003F5698" w14:paraId="79AB5D7D" w14:textId="77777777" w:rsidTr="003F569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951" w:type="dxa"/>
            <w:tcBorders>
              <w:top w:val="single" w:sz="4" w:space="0" w:color="auto"/>
            </w:tcBorders>
            <w:vAlign w:val="center"/>
          </w:tcPr>
          <w:p w14:paraId="53D0B7AB"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0"/>
                <w:szCs w:val="20"/>
              </w:rPr>
            </w:pPr>
            <w:bookmarkStart w:id="122" w:name="_Hlk70428093"/>
            <w:r w:rsidRPr="006106D1">
              <w:rPr>
                <w:rFonts w:ascii="Arial" w:eastAsia="Times New Roman" w:hAnsi="Arial" w:cs="Arial"/>
                <w:color w:val="000000"/>
                <w:sz w:val="20"/>
                <w:szCs w:val="20"/>
              </w:rPr>
              <w:t>Yellow Perch</w:t>
            </w:r>
          </w:p>
        </w:tc>
        <w:tc>
          <w:tcPr>
            <w:tcW w:w="1270" w:type="dxa"/>
            <w:tcBorders>
              <w:top w:val="single" w:sz="4" w:space="0" w:color="auto"/>
            </w:tcBorders>
            <w:vAlign w:val="center"/>
          </w:tcPr>
          <w:p w14:paraId="09230EE4"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Arial" w:eastAsia="Times New Roman" w:hAnsi="Arial" w:cs="Arial"/>
                <w:color w:val="000000"/>
                <w:sz w:val="20"/>
                <w:szCs w:val="20"/>
              </w:rPr>
            </w:pPr>
            <w:r w:rsidRPr="003F5698">
              <w:rPr>
                <w:rFonts w:ascii="Arial" w:eastAsia="Times New Roman" w:hAnsi="Arial" w:cs="Arial"/>
                <w:color w:val="000000"/>
                <w:sz w:val="20"/>
                <w:szCs w:val="20"/>
              </w:rPr>
              <w:t>309</w:t>
            </w:r>
          </w:p>
        </w:tc>
        <w:tc>
          <w:tcPr>
            <w:tcW w:w="1271" w:type="dxa"/>
            <w:tcBorders>
              <w:top w:val="single" w:sz="4" w:space="0" w:color="auto"/>
            </w:tcBorders>
            <w:vAlign w:val="center"/>
          </w:tcPr>
          <w:p w14:paraId="20FEE64B"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Arial" w:eastAsia="Times New Roman" w:hAnsi="Arial" w:cs="Arial"/>
                <w:color w:val="000000"/>
                <w:sz w:val="20"/>
                <w:szCs w:val="20"/>
              </w:rPr>
            </w:pPr>
            <w:r w:rsidRPr="003F5698">
              <w:rPr>
                <w:rFonts w:ascii="Arial" w:eastAsia="Times New Roman" w:hAnsi="Arial" w:cs="Arial"/>
                <w:color w:val="000000"/>
                <w:sz w:val="20"/>
                <w:szCs w:val="20"/>
              </w:rPr>
              <w:t>346</w:t>
            </w:r>
          </w:p>
        </w:tc>
        <w:tc>
          <w:tcPr>
            <w:tcW w:w="1271" w:type="dxa"/>
            <w:tcBorders>
              <w:top w:val="single" w:sz="4" w:space="0" w:color="auto"/>
            </w:tcBorders>
            <w:vAlign w:val="center"/>
          </w:tcPr>
          <w:p w14:paraId="6DD59E30"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Arial" w:eastAsia="Times New Roman" w:hAnsi="Arial" w:cs="Arial"/>
                <w:color w:val="000000"/>
                <w:sz w:val="20"/>
                <w:szCs w:val="20"/>
              </w:rPr>
            </w:pPr>
            <w:r w:rsidRPr="003F5698">
              <w:rPr>
                <w:rFonts w:ascii="Arial" w:eastAsia="Times New Roman" w:hAnsi="Arial" w:cs="Arial"/>
                <w:color w:val="000000"/>
                <w:sz w:val="20"/>
                <w:szCs w:val="20"/>
              </w:rPr>
              <w:t>254</w:t>
            </w:r>
          </w:p>
        </w:tc>
        <w:tc>
          <w:tcPr>
            <w:tcW w:w="1271" w:type="dxa"/>
            <w:tcBorders>
              <w:top w:val="single" w:sz="4" w:space="0" w:color="auto"/>
            </w:tcBorders>
            <w:vAlign w:val="center"/>
          </w:tcPr>
          <w:p w14:paraId="37229A90"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Arial" w:eastAsia="Times New Roman" w:hAnsi="Arial" w:cs="Arial"/>
                <w:color w:val="000000"/>
                <w:sz w:val="20"/>
                <w:szCs w:val="20"/>
              </w:rPr>
            </w:pPr>
            <w:r w:rsidRPr="003F5698">
              <w:rPr>
                <w:rFonts w:ascii="Arial" w:eastAsia="Times New Roman" w:hAnsi="Arial" w:cs="Arial"/>
                <w:color w:val="000000"/>
                <w:sz w:val="20"/>
                <w:szCs w:val="20"/>
              </w:rPr>
              <w:t>332</w:t>
            </w:r>
          </w:p>
        </w:tc>
        <w:tc>
          <w:tcPr>
            <w:tcW w:w="1271" w:type="dxa"/>
            <w:tcBorders>
              <w:top w:val="single" w:sz="4" w:space="0" w:color="auto"/>
            </w:tcBorders>
            <w:vAlign w:val="center"/>
          </w:tcPr>
          <w:p w14:paraId="45905B5B"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Arial" w:eastAsia="Times New Roman" w:hAnsi="Arial" w:cs="Arial"/>
                <w:color w:val="000000"/>
                <w:sz w:val="20"/>
                <w:szCs w:val="20"/>
              </w:rPr>
            </w:pPr>
            <w:r w:rsidRPr="003F5698">
              <w:rPr>
                <w:rFonts w:ascii="Arial" w:eastAsia="Times New Roman" w:hAnsi="Arial" w:cs="Arial"/>
                <w:color w:val="000000"/>
                <w:sz w:val="20"/>
                <w:szCs w:val="20"/>
              </w:rPr>
              <w:t>304</w:t>
            </w:r>
          </w:p>
        </w:tc>
        <w:tc>
          <w:tcPr>
            <w:tcW w:w="1271" w:type="dxa"/>
            <w:tcBorders>
              <w:top w:val="single" w:sz="4" w:space="0" w:color="auto"/>
            </w:tcBorders>
            <w:vAlign w:val="center"/>
          </w:tcPr>
          <w:p w14:paraId="4E0D921E"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Arial" w:eastAsia="Times New Roman" w:hAnsi="Arial" w:cs="Arial"/>
                <w:color w:val="000000"/>
                <w:sz w:val="20"/>
                <w:szCs w:val="20"/>
              </w:rPr>
            </w:pPr>
            <w:r w:rsidRPr="003F5698">
              <w:rPr>
                <w:rFonts w:ascii="Arial" w:eastAsia="Times New Roman" w:hAnsi="Arial" w:cs="Arial"/>
                <w:color w:val="000000"/>
                <w:sz w:val="20"/>
                <w:szCs w:val="20"/>
              </w:rPr>
              <w:t>314</w:t>
            </w:r>
          </w:p>
        </w:tc>
      </w:tr>
      <w:tr w:rsidR="003B42CE" w:rsidRPr="003F5698" w14:paraId="1EBDCFA5" w14:textId="77777777" w:rsidTr="003F569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951" w:type="dxa"/>
            <w:tcBorders>
              <w:bottom w:val="single" w:sz="4" w:space="0" w:color="auto"/>
            </w:tcBorders>
            <w:vAlign w:val="center"/>
          </w:tcPr>
          <w:p w14:paraId="3E2E8763"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0"/>
                <w:szCs w:val="20"/>
              </w:rPr>
            </w:pPr>
            <w:r w:rsidRPr="006106D1">
              <w:rPr>
                <w:rFonts w:ascii="Arial" w:eastAsia="Times New Roman" w:hAnsi="Arial" w:cs="Arial"/>
                <w:color w:val="000000"/>
                <w:sz w:val="20"/>
                <w:szCs w:val="20"/>
              </w:rPr>
              <w:t>Smallmouth Bass</w:t>
            </w:r>
          </w:p>
        </w:tc>
        <w:tc>
          <w:tcPr>
            <w:tcW w:w="1270" w:type="dxa"/>
            <w:tcBorders>
              <w:bottom w:val="single" w:sz="4" w:space="0" w:color="auto"/>
            </w:tcBorders>
            <w:vAlign w:val="center"/>
          </w:tcPr>
          <w:p w14:paraId="1A0CA7ED"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Arial" w:eastAsia="Times New Roman" w:hAnsi="Arial" w:cs="Arial"/>
                <w:color w:val="000000"/>
                <w:sz w:val="20"/>
                <w:szCs w:val="20"/>
              </w:rPr>
            </w:pPr>
            <w:r w:rsidRPr="003F5698">
              <w:rPr>
                <w:rFonts w:ascii="Arial" w:eastAsia="Times New Roman" w:hAnsi="Arial" w:cs="Arial"/>
                <w:color w:val="000000"/>
                <w:sz w:val="20"/>
                <w:szCs w:val="20"/>
              </w:rPr>
              <w:t>569</w:t>
            </w:r>
          </w:p>
        </w:tc>
        <w:tc>
          <w:tcPr>
            <w:tcW w:w="1271" w:type="dxa"/>
            <w:tcBorders>
              <w:bottom w:val="single" w:sz="4" w:space="0" w:color="auto"/>
            </w:tcBorders>
            <w:vAlign w:val="center"/>
          </w:tcPr>
          <w:p w14:paraId="7292E318"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Arial" w:eastAsia="Times New Roman" w:hAnsi="Arial" w:cs="Arial"/>
                <w:color w:val="000000"/>
                <w:sz w:val="20"/>
                <w:szCs w:val="20"/>
              </w:rPr>
            </w:pPr>
            <w:r w:rsidRPr="003F5698">
              <w:rPr>
                <w:rFonts w:ascii="Arial" w:eastAsia="Times New Roman" w:hAnsi="Arial" w:cs="Arial"/>
                <w:color w:val="000000"/>
                <w:sz w:val="20"/>
                <w:szCs w:val="20"/>
              </w:rPr>
              <w:t>412</w:t>
            </w:r>
          </w:p>
        </w:tc>
        <w:tc>
          <w:tcPr>
            <w:tcW w:w="1271" w:type="dxa"/>
            <w:tcBorders>
              <w:bottom w:val="single" w:sz="4" w:space="0" w:color="auto"/>
            </w:tcBorders>
            <w:vAlign w:val="center"/>
          </w:tcPr>
          <w:p w14:paraId="081F122C"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Arial" w:eastAsia="Times New Roman" w:hAnsi="Arial" w:cs="Arial"/>
                <w:color w:val="000000"/>
                <w:sz w:val="20"/>
                <w:szCs w:val="20"/>
              </w:rPr>
            </w:pPr>
            <w:r w:rsidRPr="003F5698">
              <w:rPr>
                <w:rFonts w:ascii="Arial" w:eastAsia="Times New Roman" w:hAnsi="Arial" w:cs="Arial"/>
                <w:color w:val="000000"/>
                <w:sz w:val="20"/>
                <w:szCs w:val="20"/>
              </w:rPr>
              <w:t>693</w:t>
            </w:r>
          </w:p>
        </w:tc>
        <w:tc>
          <w:tcPr>
            <w:tcW w:w="1271" w:type="dxa"/>
            <w:tcBorders>
              <w:bottom w:val="single" w:sz="4" w:space="0" w:color="auto"/>
            </w:tcBorders>
            <w:vAlign w:val="center"/>
          </w:tcPr>
          <w:p w14:paraId="2B08DE9A"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Arial" w:eastAsia="Times New Roman" w:hAnsi="Arial" w:cs="Arial"/>
                <w:color w:val="000000"/>
                <w:sz w:val="20"/>
                <w:szCs w:val="20"/>
              </w:rPr>
            </w:pPr>
            <w:r w:rsidRPr="003F5698">
              <w:rPr>
                <w:rFonts w:ascii="Arial" w:eastAsia="Times New Roman" w:hAnsi="Arial" w:cs="Arial"/>
                <w:color w:val="000000"/>
                <w:sz w:val="20"/>
                <w:szCs w:val="20"/>
              </w:rPr>
              <w:t>-</w:t>
            </w:r>
          </w:p>
        </w:tc>
        <w:tc>
          <w:tcPr>
            <w:tcW w:w="1271" w:type="dxa"/>
            <w:tcBorders>
              <w:bottom w:val="single" w:sz="4" w:space="0" w:color="auto"/>
            </w:tcBorders>
            <w:vAlign w:val="center"/>
          </w:tcPr>
          <w:p w14:paraId="0E5091C4"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Arial" w:eastAsia="Times New Roman" w:hAnsi="Arial" w:cs="Arial"/>
                <w:color w:val="000000"/>
                <w:sz w:val="20"/>
                <w:szCs w:val="20"/>
              </w:rPr>
            </w:pPr>
            <w:r w:rsidRPr="003F5698">
              <w:rPr>
                <w:rFonts w:ascii="Arial" w:eastAsia="Times New Roman" w:hAnsi="Arial" w:cs="Arial"/>
                <w:color w:val="000000"/>
                <w:sz w:val="20"/>
                <w:szCs w:val="20"/>
              </w:rPr>
              <w:t>569</w:t>
            </w:r>
          </w:p>
        </w:tc>
        <w:tc>
          <w:tcPr>
            <w:tcW w:w="1271" w:type="dxa"/>
            <w:tcBorders>
              <w:bottom w:val="single" w:sz="4" w:space="0" w:color="auto"/>
            </w:tcBorders>
            <w:vAlign w:val="center"/>
          </w:tcPr>
          <w:p w14:paraId="43F4BB2F" w14:textId="77777777" w:rsidR="003B42CE" w:rsidRPr="003F5698" w:rsidRDefault="003B42CE"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Arial" w:eastAsia="Times New Roman" w:hAnsi="Arial" w:cs="Arial"/>
                <w:color w:val="000000"/>
                <w:sz w:val="20"/>
                <w:szCs w:val="20"/>
              </w:rPr>
            </w:pPr>
            <w:r w:rsidRPr="003F5698">
              <w:rPr>
                <w:rFonts w:ascii="Arial" w:eastAsia="Times New Roman" w:hAnsi="Arial" w:cs="Arial"/>
                <w:color w:val="000000"/>
                <w:sz w:val="20"/>
                <w:szCs w:val="20"/>
              </w:rPr>
              <w:t>567</w:t>
            </w:r>
          </w:p>
        </w:tc>
      </w:tr>
      <w:bookmarkEnd w:id="122"/>
    </w:tbl>
    <w:p w14:paraId="4FB5676B" w14:textId="77777777" w:rsidR="003B42CE" w:rsidRPr="003B42CE" w:rsidRDefault="003B42CE" w:rsidP="003B42CE"/>
    <w:p w14:paraId="44900224" w14:textId="524F0CC8" w:rsidR="00002A21" w:rsidRPr="003F5698" w:rsidRDefault="00002A21" w:rsidP="00002A2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sz w:val="20"/>
          <w:szCs w:val="20"/>
        </w:rPr>
      </w:pPr>
      <w:r w:rsidRPr="003F5698">
        <w:rPr>
          <w:b/>
          <w:bCs/>
          <w:sz w:val="20"/>
          <w:szCs w:val="20"/>
        </w:rPr>
        <w:t xml:space="preserve">Table </w:t>
      </w:r>
      <w:r w:rsidR="003B42CE" w:rsidRPr="003F5698">
        <w:rPr>
          <w:b/>
          <w:bCs/>
          <w:sz w:val="20"/>
          <w:szCs w:val="20"/>
        </w:rPr>
        <w:t>2</w:t>
      </w:r>
      <w:r w:rsidRPr="003F5698">
        <w:rPr>
          <w:b/>
          <w:bCs/>
          <w:sz w:val="20"/>
          <w:szCs w:val="20"/>
        </w:rPr>
        <w:t>.</w:t>
      </w:r>
      <w:r w:rsidRPr="003F5698">
        <w:rPr>
          <w:sz w:val="20"/>
          <w:szCs w:val="20"/>
        </w:rPr>
        <w:t xml:space="preserve"> Results from the linear mixed-effects model of Yellow Perch</w:t>
      </w:r>
      <w:ins w:id="123" w:author="Jenni Velichka" w:date="2021-04-27T21:48:00Z">
        <w:r w:rsidR="00F41CAF">
          <w:rPr>
            <w:sz w:val="20"/>
            <w:szCs w:val="20"/>
          </w:rPr>
          <w:t>. F</w:t>
        </w:r>
        <w:r w:rsidR="00B1747E">
          <w:rPr>
            <w:sz w:val="20"/>
            <w:szCs w:val="20"/>
          </w:rPr>
          <w:t xml:space="preserve">or sex, female is the intercept </w:t>
        </w:r>
      </w:ins>
      <w:ins w:id="124" w:author="Jenni Velichka" w:date="2021-04-27T21:49:00Z">
        <w:r w:rsidR="00B1747E">
          <w:rPr>
            <w:sz w:val="20"/>
            <w:szCs w:val="20"/>
          </w:rPr>
          <w:t>to which</w:t>
        </w:r>
      </w:ins>
      <w:ins w:id="125" w:author="Jenni Velichka" w:date="2021-04-27T21:48:00Z">
        <w:r w:rsidR="00B1747E">
          <w:rPr>
            <w:sz w:val="20"/>
            <w:szCs w:val="20"/>
          </w:rPr>
          <w:t xml:space="preserve"> </w:t>
        </w:r>
      </w:ins>
      <w:ins w:id="126" w:author="Jenni Velichka" w:date="2021-04-27T21:49:00Z">
        <w:r w:rsidR="00605684">
          <w:rPr>
            <w:sz w:val="20"/>
            <w:szCs w:val="20"/>
          </w:rPr>
          <w:t>male is compared</w:t>
        </w:r>
        <w:r w:rsidR="00B1747E">
          <w:rPr>
            <w:sz w:val="20"/>
            <w:szCs w:val="20"/>
          </w:rPr>
          <w:t>, and for site, REF is the intercept to</w:t>
        </w:r>
        <w:r w:rsidR="00605684">
          <w:rPr>
            <w:sz w:val="20"/>
            <w:szCs w:val="20"/>
          </w:rPr>
          <w:t xml:space="preserve"> which NF and FF are compared.</w:t>
        </w:r>
      </w:ins>
      <w:del w:id="127" w:author="Jenni Velichka" w:date="2021-04-27T21:48:00Z">
        <w:r w:rsidRPr="003F5698" w:rsidDel="00F41CAF">
          <w:rPr>
            <w:sz w:val="20"/>
            <w:szCs w:val="20"/>
          </w:rPr>
          <w:delText>:</w:delText>
        </w:r>
      </w:del>
    </w:p>
    <w:p w14:paraId="63AEF5EB" w14:textId="77777777" w:rsidR="00002A21" w:rsidRDefault="00002A21" w:rsidP="00002A2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295"/>
        <w:gridCol w:w="1695"/>
        <w:gridCol w:w="1690"/>
        <w:gridCol w:w="1695"/>
      </w:tblGrid>
      <w:tr w:rsidR="00002A21" w:rsidRPr="003F5698" w14:paraId="6D01412A" w14:textId="77777777" w:rsidTr="003F5698">
        <w:trPr>
          <w:trHeight w:val="299"/>
        </w:trPr>
        <w:tc>
          <w:tcPr>
            <w:tcW w:w="1985" w:type="dxa"/>
            <w:tcBorders>
              <w:top w:val="single" w:sz="4" w:space="0" w:color="auto"/>
              <w:bottom w:val="single" w:sz="4" w:space="0" w:color="auto"/>
            </w:tcBorders>
            <w:vAlign w:val="center"/>
          </w:tcPr>
          <w:p w14:paraId="4A1D2637"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hAnsi="Arial" w:cs="Arial"/>
                <w:sz w:val="20"/>
                <w:szCs w:val="20"/>
              </w:rPr>
            </w:pPr>
          </w:p>
        </w:tc>
        <w:tc>
          <w:tcPr>
            <w:tcW w:w="2295" w:type="dxa"/>
            <w:tcBorders>
              <w:top w:val="single" w:sz="4" w:space="0" w:color="auto"/>
              <w:bottom w:val="single" w:sz="4" w:space="0" w:color="auto"/>
            </w:tcBorders>
            <w:vAlign w:val="center"/>
          </w:tcPr>
          <w:p w14:paraId="5B4FF0C2"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hAnsi="Arial" w:cs="Arial"/>
                <w:sz w:val="20"/>
                <w:szCs w:val="20"/>
              </w:rPr>
            </w:pPr>
            <w:r w:rsidRPr="003F5698">
              <w:rPr>
                <w:rFonts w:ascii="Arial" w:hAnsi="Arial" w:cs="Arial"/>
                <w:sz w:val="20"/>
                <w:szCs w:val="20"/>
              </w:rPr>
              <w:t>Estimate</w:t>
            </w:r>
          </w:p>
        </w:tc>
        <w:tc>
          <w:tcPr>
            <w:tcW w:w="1695" w:type="dxa"/>
            <w:tcBorders>
              <w:top w:val="single" w:sz="4" w:space="0" w:color="auto"/>
              <w:bottom w:val="single" w:sz="4" w:space="0" w:color="auto"/>
            </w:tcBorders>
            <w:vAlign w:val="center"/>
          </w:tcPr>
          <w:p w14:paraId="24D42815"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hAnsi="Arial" w:cs="Arial"/>
                <w:sz w:val="20"/>
                <w:szCs w:val="20"/>
              </w:rPr>
            </w:pPr>
            <w:r w:rsidRPr="003F5698">
              <w:rPr>
                <w:rFonts w:ascii="Arial" w:hAnsi="Arial" w:cs="Arial"/>
                <w:sz w:val="20"/>
                <w:szCs w:val="20"/>
              </w:rPr>
              <w:t>Std. Error</w:t>
            </w:r>
          </w:p>
        </w:tc>
        <w:tc>
          <w:tcPr>
            <w:tcW w:w="1690" w:type="dxa"/>
            <w:tcBorders>
              <w:top w:val="single" w:sz="4" w:space="0" w:color="auto"/>
              <w:bottom w:val="single" w:sz="4" w:space="0" w:color="auto"/>
            </w:tcBorders>
            <w:vAlign w:val="center"/>
          </w:tcPr>
          <w:p w14:paraId="7A126CCA"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hAnsi="Arial" w:cs="Arial"/>
                <w:sz w:val="20"/>
                <w:szCs w:val="20"/>
              </w:rPr>
            </w:pPr>
            <w:r w:rsidRPr="003F5698">
              <w:rPr>
                <w:rFonts w:ascii="Arial" w:hAnsi="Arial" w:cs="Arial"/>
                <w:sz w:val="20"/>
                <w:szCs w:val="20"/>
              </w:rPr>
              <w:t>t-value</w:t>
            </w:r>
          </w:p>
        </w:tc>
        <w:tc>
          <w:tcPr>
            <w:tcW w:w="1695" w:type="dxa"/>
            <w:tcBorders>
              <w:top w:val="single" w:sz="4" w:space="0" w:color="auto"/>
              <w:bottom w:val="single" w:sz="4" w:space="0" w:color="auto"/>
            </w:tcBorders>
            <w:vAlign w:val="center"/>
          </w:tcPr>
          <w:p w14:paraId="2FE4864F"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hAnsi="Arial" w:cs="Arial"/>
                <w:sz w:val="20"/>
                <w:szCs w:val="20"/>
              </w:rPr>
            </w:pPr>
            <w:r w:rsidRPr="003F5698">
              <w:rPr>
                <w:rFonts w:ascii="Arial" w:hAnsi="Arial" w:cs="Arial"/>
                <w:sz w:val="20"/>
                <w:szCs w:val="20"/>
              </w:rPr>
              <w:t>p-value</w:t>
            </w:r>
          </w:p>
        </w:tc>
      </w:tr>
      <w:tr w:rsidR="00002A21" w:rsidRPr="003F5698" w14:paraId="18F2D5EA" w14:textId="77777777" w:rsidTr="003F5698">
        <w:trPr>
          <w:trHeight w:val="299"/>
        </w:trPr>
        <w:tc>
          <w:tcPr>
            <w:tcW w:w="1985" w:type="dxa"/>
            <w:tcBorders>
              <w:top w:val="single" w:sz="4" w:space="0" w:color="auto"/>
            </w:tcBorders>
            <w:vAlign w:val="center"/>
          </w:tcPr>
          <w:p w14:paraId="642DD880"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hAnsi="Arial" w:cs="Arial"/>
                <w:sz w:val="20"/>
                <w:szCs w:val="20"/>
              </w:rPr>
            </w:pPr>
            <w:r w:rsidRPr="003F5698">
              <w:rPr>
                <w:rFonts w:ascii="Arial" w:hAnsi="Arial" w:cs="Arial"/>
                <w:sz w:val="20"/>
                <w:szCs w:val="20"/>
              </w:rPr>
              <w:t>Intercept</w:t>
            </w:r>
          </w:p>
        </w:tc>
        <w:tc>
          <w:tcPr>
            <w:tcW w:w="2295" w:type="dxa"/>
            <w:tcBorders>
              <w:top w:val="single" w:sz="4" w:space="0" w:color="auto"/>
            </w:tcBorders>
            <w:vAlign w:val="center"/>
          </w:tcPr>
          <w:p w14:paraId="4DD7843C"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5.59458</w:t>
            </w:r>
          </w:p>
        </w:tc>
        <w:tc>
          <w:tcPr>
            <w:tcW w:w="1695" w:type="dxa"/>
            <w:tcBorders>
              <w:top w:val="single" w:sz="4" w:space="0" w:color="auto"/>
            </w:tcBorders>
            <w:vAlign w:val="center"/>
          </w:tcPr>
          <w:p w14:paraId="5FF8D48D"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0.06019</w:t>
            </w:r>
          </w:p>
        </w:tc>
        <w:tc>
          <w:tcPr>
            <w:tcW w:w="1690" w:type="dxa"/>
            <w:tcBorders>
              <w:top w:val="single" w:sz="4" w:space="0" w:color="auto"/>
            </w:tcBorders>
            <w:vAlign w:val="center"/>
          </w:tcPr>
          <w:p w14:paraId="67FF0E7F"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92.955</w:t>
            </w:r>
          </w:p>
        </w:tc>
        <w:tc>
          <w:tcPr>
            <w:tcW w:w="1695" w:type="dxa"/>
            <w:tcBorders>
              <w:top w:val="single" w:sz="4" w:space="0" w:color="auto"/>
            </w:tcBorders>
            <w:vAlign w:val="center"/>
          </w:tcPr>
          <w:p w14:paraId="3EDBFFD8"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&lt; 2 e-16</w:t>
            </w:r>
          </w:p>
        </w:tc>
      </w:tr>
      <w:tr w:rsidR="00002A21" w:rsidRPr="003F5698" w14:paraId="33EF97D7" w14:textId="77777777" w:rsidTr="003F5698">
        <w:trPr>
          <w:trHeight w:val="299"/>
        </w:trPr>
        <w:tc>
          <w:tcPr>
            <w:tcW w:w="1985" w:type="dxa"/>
            <w:vAlign w:val="center"/>
          </w:tcPr>
          <w:p w14:paraId="370540AF"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hAnsi="Arial" w:cs="Arial"/>
                <w:sz w:val="20"/>
                <w:szCs w:val="20"/>
              </w:rPr>
            </w:pPr>
            <w:r w:rsidRPr="003F5698">
              <w:rPr>
                <w:rFonts w:ascii="Arial" w:hAnsi="Arial" w:cs="Arial"/>
                <w:sz w:val="20"/>
                <w:szCs w:val="20"/>
              </w:rPr>
              <w:t>PC1</w:t>
            </w:r>
          </w:p>
        </w:tc>
        <w:tc>
          <w:tcPr>
            <w:tcW w:w="2295" w:type="dxa"/>
            <w:vAlign w:val="center"/>
          </w:tcPr>
          <w:p w14:paraId="5F8F48C6"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0.09898</w:t>
            </w:r>
          </w:p>
        </w:tc>
        <w:tc>
          <w:tcPr>
            <w:tcW w:w="1695" w:type="dxa"/>
            <w:vAlign w:val="center"/>
          </w:tcPr>
          <w:p w14:paraId="16E7AD8C"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0.01604</w:t>
            </w:r>
          </w:p>
        </w:tc>
        <w:tc>
          <w:tcPr>
            <w:tcW w:w="1690" w:type="dxa"/>
            <w:vAlign w:val="center"/>
          </w:tcPr>
          <w:p w14:paraId="50F990A0"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6.171</w:t>
            </w:r>
          </w:p>
        </w:tc>
        <w:tc>
          <w:tcPr>
            <w:tcW w:w="1695" w:type="dxa"/>
            <w:vAlign w:val="center"/>
          </w:tcPr>
          <w:p w14:paraId="112E2FE1"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5.75 e-09</w:t>
            </w:r>
          </w:p>
        </w:tc>
      </w:tr>
      <w:tr w:rsidR="00002A21" w:rsidRPr="003F5698" w14:paraId="059E7419" w14:textId="77777777" w:rsidTr="003F5698">
        <w:trPr>
          <w:trHeight w:val="299"/>
        </w:trPr>
        <w:tc>
          <w:tcPr>
            <w:tcW w:w="1985" w:type="dxa"/>
            <w:vAlign w:val="center"/>
          </w:tcPr>
          <w:p w14:paraId="09A0E96D"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hAnsi="Arial" w:cs="Arial"/>
                <w:sz w:val="20"/>
                <w:szCs w:val="20"/>
              </w:rPr>
            </w:pPr>
            <w:r w:rsidRPr="003F5698">
              <w:rPr>
                <w:rFonts w:ascii="Arial" w:hAnsi="Arial" w:cs="Arial"/>
                <w:sz w:val="20"/>
                <w:szCs w:val="20"/>
              </w:rPr>
              <w:t>Sex – Male</w:t>
            </w:r>
          </w:p>
        </w:tc>
        <w:tc>
          <w:tcPr>
            <w:tcW w:w="2295" w:type="dxa"/>
            <w:vAlign w:val="center"/>
          </w:tcPr>
          <w:p w14:paraId="7D27B7A9"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0.18217</w:t>
            </w:r>
          </w:p>
        </w:tc>
        <w:tc>
          <w:tcPr>
            <w:tcW w:w="1695" w:type="dxa"/>
            <w:vAlign w:val="center"/>
          </w:tcPr>
          <w:p w14:paraId="77BDD004"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0.06124</w:t>
            </w:r>
          </w:p>
        </w:tc>
        <w:tc>
          <w:tcPr>
            <w:tcW w:w="1690" w:type="dxa"/>
            <w:vAlign w:val="center"/>
          </w:tcPr>
          <w:p w14:paraId="47E232F2"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2.975</w:t>
            </w:r>
          </w:p>
        </w:tc>
        <w:tc>
          <w:tcPr>
            <w:tcW w:w="1695" w:type="dxa"/>
            <w:vAlign w:val="center"/>
          </w:tcPr>
          <w:p w14:paraId="4BC953BE"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0.00341</w:t>
            </w:r>
          </w:p>
        </w:tc>
      </w:tr>
      <w:tr w:rsidR="003F5698" w:rsidRPr="003F5698" w14:paraId="61E3B2EF" w14:textId="77777777" w:rsidTr="003F5698">
        <w:trPr>
          <w:trHeight w:val="299"/>
        </w:trPr>
        <w:tc>
          <w:tcPr>
            <w:tcW w:w="1985" w:type="dxa"/>
            <w:vAlign w:val="center"/>
          </w:tcPr>
          <w:p w14:paraId="2AD88EEB"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hAnsi="Arial" w:cs="Arial"/>
                <w:sz w:val="20"/>
                <w:szCs w:val="20"/>
              </w:rPr>
            </w:pPr>
            <w:r w:rsidRPr="003F5698">
              <w:rPr>
                <w:rFonts w:ascii="Arial" w:hAnsi="Arial" w:cs="Arial"/>
                <w:sz w:val="20"/>
                <w:szCs w:val="20"/>
              </w:rPr>
              <w:t>Site – NF</w:t>
            </w:r>
          </w:p>
        </w:tc>
        <w:tc>
          <w:tcPr>
            <w:tcW w:w="2295" w:type="dxa"/>
            <w:vAlign w:val="center"/>
          </w:tcPr>
          <w:p w14:paraId="50EF8AD0"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-0.21569</w:t>
            </w:r>
          </w:p>
        </w:tc>
        <w:tc>
          <w:tcPr>
            <w:tcW w:w="1695" w:type="dxa"/>
            <w:vAlign w:val="center"/>
          </w:tcPr>
          <w:p w14:paraId="10AD254F"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0.06581</w:t>
            </w:r>
          </w:p>
        </w:tc>
        <w:tc>
          <w:tcPr>
            <w:tcW w:w="1690" w:type="dxa"/>
            <w:vAlign w:val="center"/>
          </w:tcPr>
          <w:p w14:paraId="5D7CEFB6"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-3.277</w:t>
            </w:r>
          </w:p>
        </w:tc>
        <w:tc>
          <w:tcPr>
            <w:tcW w:w="1695" w:type="dxa"/>
            <w:vAlign w:val="center"/>
          </w:tcPr>
          <w:p w14:paraId="1D04F2CF"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0.00130</w:t>
            </w:r>
          </w:p>
        </w:tc>
      </w:tr>
      <w:tr w:rsidR="003F5698" w:rsidRPr="003F5698" w14:paraId="589166F4" w14:textId="77777777" w:rsidTr="003F5698">
        <w:trPr>
          <w:trHeight w:val="299"/>
        </w:trPr>
        <w:tc>
          <w:tcPr>
            <w:tcW w:w="1985" w:type="dxa"/>
            <w:tcBorders>
              <w:bottom w:val="single" w:sz="4" w:space="0" w:color="auto"/>
            </w:tcBorders>
            <w:vAlign w:val="center"/>
          </w:tcPr>
          <w:p w14:paraId="77545C74" w14:textId="4917BEF0"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hAnsi="Arial" w:cs="Arial"/>
                <w:sz w:val="20"/>
                <w:szCs w:val="20"/>
              </w:rPr>
            </w:pPr>
            <w:r w:rsidRPr="003F5698">
              <w:rPr>
                <w:rFonts w:ascii="Arial" w:hAnsi="Arial" w:cs="Arial"/>
                <w:sz w:val="20"/>
                <w:szCs w:val="20"/>
              </w:rPr>
              <w:t>Site – FF</w:t>
            </w:r>
          </w:p>
        </w:tc>
        <w:tc>
          <w:tcPr>
            <w:tcW w:w="2295" w:type="dxa"/>
            <w:tcBorders>
              <w:bottom w:val="single" w:sz="4" w:space="0" w:color="auto"/>
            </w:tcBorders>
            <w:vAlign w:val="center"/>
          </w:tcPr>
          <w:p w14:paraId="7A6BC1FA"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0.14389</w:t>
            </w:r>
          </w:p>
        </w:tc>
        <w:tc>
          <w:tcPr>
            <w:tcW w:w="1695" w:type="dxa"/>
            <w:tcBorders>
              <w:bottom w:val="single" w:sz="4" w:space="0" w:color="auto"/>
            </w:tcBorders>
            <w:vAlign w:val="center"/>
          </w:tcPr>
          <w:p w14:paraId="12FD8D22"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0.06964</w:t>
            </w:r>
          </w:p>
        </w:tc>
        <w:tc>
          <w:tcPr>
            <w:tcW w:w="1690" w:type="dxa"/>
            <w:tcBorders>
              <w:bottom w:val="single" w:sz="4" w:space="0" w:color="auto"/>
            </w:tcBorders>
            <w:vAlign w:val="center"/>
          </w:tcPr>
          <w:p w14:paraId="241C07D4"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2.066</w:t>
            </w:r>
          </w:p>
        </w:tc>
        <w:tc>
          <w:tcPr>
            <w:tcW w:w="1695" w:type="dxa"/>
            <w:tcBorders>
              <w:bottom w:val="single" w:sz="4" w:space="0" w:color="auto"/>
            </w:tcBorders>
            <w:vAlign w:val="center"/>
          </w:tcPr>
          <w:p w14:paraId="62650583" w14:textId="77777777" w:rsidR="00002A21" w:rsidRPr="003F5698" w:rsidRDefault="00002A21" w:rsidP="00AA310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76" w:lineRule="auto"/>
              <w:jc w:val="center"/>
              <w:rPr>
                <w:rFonts w:ascii="Arial" w:eastAsia="Times New Roman" w:hAnsi="Arial" w:cs="Arial"/>
                <w:color w:val="000000"/>
                <w:sz w:val="20"/>
                <w:szCs w:val="20"/>
              </w:rPr>
            </w:pPr>
            <w:r w:rsidRPr="003F5698">
              <w:rPr>
                <w:rFonts w:ascii="Arial" w:eastAsia="Times New Roman" w:hAnsi="Arial" w:cs="Arial"/>
                <w:color w:val="000000"/>
                <w:sz w:val="20"/>
                <w:szCs w:val="20"/>
              </w:rPr>
              <w:t>0.04048</w:t>
            </w:r>
          </w:p>
        </w:tc>
      </w:tr>
    </w:tbl>
    <w:p w14:paraId="06C833A3" w14:textId="2A8B3C03" w:rsidR="00002A21" w:rsidRDefault="00002A21" w:rsidP="00002A21"/>
    <w:p w14:paraId="4B632479" w14:textId="3ADA3B0B" w:rsidR="003B42CE" w:rsidRPr="003F5698" w:rsidRDefault="003B42CE" w:rsidP="003B42C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sz w:val="20"/>
          <w:szCs w:val="20"/>
        </w:rPr>
      </w:pPr>
      <w:r w:rsidRPr="003F5698">
        <w:rPr>
          <w:b/>
          <w:bCs/>
          <w:sz w:val="20"/>
          <w:szCs w:val="20"/>
        </w:rPr>
        <w:t>Table 3.</w:t>
      </w:r>
      <w:r w:rsidRPr="003F5698">
        <w:rPr>
          <w:sz w:val="20"/>
          <w:szCs w:val="20"/>
        </w:rPr>
        <w:t xml:space="preserve"> Results from the linear mixed-effects model of Smallmouth Bass</w:t>
      </w:r>
      <w:ins w:id="128" w:author="Jenni Velichka" w:date="2021-04-27T21:49:00Z">
        <w:r w:rsidR="00605684">
          <w:rPr>
            <w:sz w:val="20"/>
            <w:szCs w:val="20"/>
          </w:rPr>
          <w:t xml:space="preserve">. For </w:t>
        </w:r>
      </w:ins>
      <w:ins w:id="129" w:author="Jenni Velichka" w:date="2021-04-27T21:50:00Z">
        <w:r w:rsidR="00605684">
          <w:rPr>
            <w:sz w:val="20"/>
            <w:szCs w:val="20"/>
          </w:rPr>
          <w:t>sex, female is the intercept to which male is compared, and for site, REF is the intercept to which NF is compared.</w:t>
        </w:r>
      </w:ins>
    </w:p>
    <w:p w14:paraId="357B1DF5" w14:textId="77777777" w:rsidR="003B42CE" w:rsidRDefault="003B42CE" w:rsidP="003B42C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3B42CE" w14:paraId="04FB305D" w14:textId="77777777" w:rsidTr="003F5698">
        <w:trPr>
          <w:trHeight w:val="300"/>
        </w:trPr>
        <w:tc>
          <w:tcPr>
            <w:tcW w:w="1870" w:type="dxa"/>
            <w:tcBorders>
              <w:top w:val="single" w:sz="4" w:space="0" w:color="auto"/>
              <w:bottom w:val="single" w:sz="4" w:space="0" w:color="auto"/>
            </w:tcBorders>
            <w:vAlign w:val="center"/>
          </w:tcPr>
          <w:p w14:paraId="4F391E57" w14:textId="77777777" w:rsidR="003B42CE" w:rsidRPr="003F5698" w:rsidRDefault="003B42CE" w:rsidP="00AA3105">
            <w:pPr>
              <w:spacing w:line="276" w:lineRule="auto"/>
              <w:jc w:val="center"/>
              <w:rPr>
                <w:rFonts w:ascii="Arial" w:hAnsi="Arial" w:cs="Arial"/>
                <w:sz w:val="20"/>
                <w:szCs w:val="20"/>
              </w:rPr>
            </w:pPr>
          </w:p>
        </w:tc>
        <w:tc>
          <w:tcPr>
            <w:tcW w:w="1870" w:type="dxa"/>
            <w:tcBorders>
              <w:top w:val="single" w:sz="4" w:space="0" w:color="auto"/>
              <w:bottom w:val="single" w:sz="4" w:space="0" w:color="auto"/>
            </w:tcBorders>
            <w:vAlign w:val="center"/>
            <w:hideMark/>
          </w:tcPr>
          <w:p w14:paraId="5D4DBD61"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Estimate</w:t>
            </w:r>
          </w:p>
        </w:tc>
        <w:tc>
          <w:tcPr>
            <w:tcW w:w="1870" w:type="dxa"/>
            <w:tcBorders>
              <w:top w:val="single" w:sz="4" w:space="0" w:color="auto"/>
              <w:bottom w:val="single" w:sz="4" w:space="0" w:color="auto"/>
            </w:tcBorders>
            <w:vAlign w:val="center"/>
            <w:hideMark/>
          </w:tcPr>
          <w:p w14:paraId="0A6720E9"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Std. Error</w:t>
            </w:r>
          </w:p>
        </w:tc>
        <w:tc>
          <w:tcPr>
            <w:tcW w:w="1870" w:type="dxa"/>
            <w:tcBorders>
              <w:top w:val="single" w:sz="4" w:space="0" w:color="auto"/>
              <w:bottom w:val="single" w:sz="4" w:space="0" w:color="auto"/>
            </w:tcBorders>
            <w:vAlign w:val="center"/>
            <w:hideMark/>
          </w:tcPr>
          <w:p w14:paraId="316648FC"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t-value</w:t>
            </w:r>
          </w:p>
        </w:tc>
        <w:tc>
          <w:tcPr>
            <w:tcW w:w="1870" w:type="dxa"/>
            <w:tcBorders>
              <w:top w:val="single" w:sz="4" w:space="0" w:color="auto"/>
              <w:bottom w:val="single" w:sz="4" w:space="0" w:color="auto"/>
            </w:tcBorders>
            <w:vAlign w:val="center"/>
            <w:hideMark/>
          </w:tcPr>
          <w:p w14:paraId="3C0ACA2F"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p-value</w:t>
            </w:r>
          </w:p>
        </w:tc>
      </w:tr>
      <w:tr w:rsidR="003B42CE" w14:paraId="6A27269A" w14:textId="77777777" w:rsidTr="003F5698">
        <w:trPr>
          <w:trHeight w:val="300"/>
        </w:trPr>
        <w:tc>
          <w:tcPr>
            <w:tcW w:w="1870" w:type="dxa"/>
            <w:tcBorders>
              <w:top w:val="single" w:sz="4" w:space="0" w:color="auto"/>
            </w:tcBorders>
            <w:vAlign w:val="center"/>
            <w:hideMark/>
          </w:tcPr>
          <w:p w14:paraId="337B179C"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Intercept</w:t>
            </w:r>
          </w:p>
        </w:tc>
        <w:tc>
          <w:tcPr>
            <w:tcW w:w="1870" w:type="dxa"/>
            <w:tcBorders>
              <w:top w:val="single" w:sz="4" w:space="0" w:color="auto"/>
            </w:tcBorders>
            <w:vAlign w:val="center"/>
            <w:hideMark/>
          </w:tcPr>
          <w:p w14:paraId="14457B84"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5.62783</w:t>
            </w:r>
          </w:p>
        </w:tc>
        <w:tc>
          <w:tcPr>
            <w:tcW w:w="1870" w:type="dxa"/>
            <w:tcBorders>
              <w:top w:val="single" w:sz="4" w:space="0" w:color="auto"/>
            </w:tcBorders>
            <w:vAlign w:val="center"/>
            <w:hideMark/>
          </w:tcPr>
          <w:p w14:paraId="48A02123"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0.11054</w:t>
            </w:r>
          </w:p>
        </w:tc>
        <w:tc>
          <w:tcPr>
            <w:tcW w:w="1870" w:type="dxa"/>
            <w:tcBorders>
              <w:top w:val="single" w:sz="4" w:space="0" w:color="auto"/>
            </w:tcBorders>
            <w:vAlign w:val="center"/>
            <w:hideMark/>
          </w:tcPr>
          <w:p w14:paraId="42241FAB"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50.913</w:t>
            </w:r>
          </w:p>
        </w:tc>
        <w:tc>
          <w:tcPr>
            <w:tcW w:w="1870" w:type="dxa"/>
            <w:tcBorders>
              <w:top w:val="single" w:sz="4" w:space="0" w:color="auto"/>
            </w:tcBorders>
            <w:vAlign w:val="center"/>
            <w:hideMark/>
          </w:tcPr>
          <w:p w14:paraId="7EDFC8CC"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 xml:space="preserve">6.34 e-11 </w:t>
            </w:r>
          </w:p>
        </w:tc>
      </w:tr>
      <w:tr w:rsidR="003B42CE" w14:paraId="77293B9A" w14:textId="77777777" w:rsidTr="003F5698">
        <w:trPr>
          <w:trHeight w:val="300"/>
        </w:trPr>
        <w:tc>
          <w:tcPr>
            <w:tcW w:w="1870" w:type="dxa"/>
            <w:vAlign w:val="center"/>
            <w:hideMark/>
          </w:tcPr>
          <w:p w14:paraId="7B00E2BE"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PC1</w:t>
            </w:r>
          </w:p>
        </w:tc>
        <w:tc>
          <w:tcPr>
            <w:tcW w:w="1870" w:type="dxa"/>
            <w:vAlign w:val="center"/>
            <w:hideMark/>
          </w:tcPr>
          <w:p w14:paraId="6C079C71"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0.16877</w:t>
            </w:r>
          </w:p>
        </w:tc>
        <w:tc>
          <w:tcPr>
            <w:tcW w:w="1870" w:type="dxa"/>
            <w:vAlign w:val="center"/>
            <w:hideMark/>
          </w:tcPr>
          <w:p w14:paraId="7B0979FB"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0.02535</w:t>
            </w:r>
          </w:p>
        </w:tc>
        <w:tc>
          <w:tcPr>
            <w:tcW w:w="1870" w:type="dxa"/>
            <w:vAlign w:val="center"/>
            <w:hideMark/>
          </w:tcPr>
          <w:p w14:paraId="359997C8"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6.658</w:t>
            </w:r>
          </w:p>
        </w:tc>
        <w:tc>
          <w:tcPr>
            <w:tcW w:w="1870" w:type="dxa"/>
            <w:vAlign w:val="center"/>
            <w:hideMark/>
          </w:tcPr>
          <w:p w14:paraId="6060A866"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 xml:space="preserve">2.74 e-09 </w:t>
            </w:r>
          </w:p>
        </w:tc>
      </w:tr>
      <w:tr w:rsidR="003B42CE" w14:paraId="445F8292" w14:textId="77777777" w:rsidTr="003F5698">
        <w:trPr>
          <w:trHeight w:val="300"/>
        </w:trPr>
        <w:tc>
          <w:tcPr>
            <w:tcW w:w="1870" w:type="dxa"/>
            <w:vAlign w:val="center"/>
            <w:hideMark/>
          </w:tcPr>
          <w:p w14:paraId="03E06807"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Sex – Male</w:t>
            </w:r>
          </w:p>
        </w:tc>
        <w:tc>
          <w:tcPr>
            <w:tcW w:w="1870" w:type="dxa"/>
            <w:vAlign w:val="center"/>
            <w:hideMark/>
          </w:tcPr>
          <w:p w14:paraId="5303895E"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0.21230</w:t>
            </w:r>
          </w:p>
        </w:tc>
        <w:tc>
          <w:tcPr>
            <w:tcW w:w="1870" w:type="dxa"/>
            <w:vAlign w:val="center"/>
            <w:hideMark/>
          </w:tcPr>
          <w:p w14:paraId="49B9B729"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0.09618</w:t>
            </w:r>
          </w:p>
        </w:tc>
        <w:tc>
          <w:tcPr>
            <w:tcW w:w="1870" w:type="dxa"/>
            <w:vAlign w:val="center"/>
            <w:hideMark/>
          </w:tcPr>
          <w:p w14:paraId="74B47BD4"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2.207</w:t>
            </w:r>
          </w:p>
        </w:tc>
        <w:tc>
          <w:tcPr>
            <w:tcW w:w="1870" w:type="dxa"/>
            <w:vAlign w:val="center"/>
            <w:hideMark/>
          </w:tcPr>
          <w:p w14:paraId="4AFF6F59"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 xml:space="preserve">0.02965 </w:t>
            </w:r>
          </w:p>
        </w:tc>
      </w:tr>
      <w:tr w:rsidR="003B42CE" w14:paraId="50F0964E" w14:textId="77777777" w:rsidTr="003F5698">
        <w:trPr>
          <w:trHeight w:val="300"/>
        </w:trPr>
        <w:tc>
          <w:tcPr>
            <w:tcW w:w="1870" w:type="dxa"/>
            <w:tcBorders>
              <w:bottom w:val="single" w:sz="4" w:space="0" w:color="auto"/>
            </w:tcBorders>
            <w:vAlign w:val="center"/>
            <w:hideMark/>
          </w:tcPr>
          <w:p w14:paraId="1F2101B1"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Site – NF</w:t>
            </w:r>
          </w:p>
        </w:tc>
        <w:tc>
          <w:tcPr>
            <w:tcW w:w="1870" w:type="dxa"/>
            <w:tcBorders>
              <w:bottom w:val="single" w:sz="4" w:space="0" w:color="auto"/>
            </w:tcBorders>
            <w:vAlign w:val="center"/>
            <w:hideMark/>
          </w:tcPr>
          <w:p w14:paraId="504AB74B"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0.80630</w:t>
            </w:r>
          </w:p>
        </w:tc>
        <w:tc>
          <w:tcPr>
            <w:tcW w:w="1870" w:type="dxa"/>
            <w:tcBorders>
              <w:bottom w:val="single" w:sz="4" w:space="0" w:color="auto"/>
            </w:tcBorders>
            <w:vAlign w:val="center"/>
            <w:hideMark/>
          </w:tcPr>
          <w:p w14:paraId="5D66A9D6"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0.13296</w:t>
            </w:r>
          </w:p>
        </w:tc>
        <w:tc>
          <w:tcPr>
            <w:tcW w:w="1870" w:type="dxa"/>
            <w:tcBorders>
              <w:bottom w:val="single" w:sz="4" w:space="0" w:color="auto"/>
            </w:tcBorders>
            <w:vAlign w:val="center"/>
            <w:hideMark/>
          </w:tcPr>
          <w:p w14:paraId="468E5EAB"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4.40801</w:t>
            </w:r>
          </w:p>
        </w:tc>
        <w:tc>
          <w:tcPr>
            <w:tcW w:w="1870" w:type="dxa"/>
            <w:tcBorders>
              <w:bottom w:val="single" w:sz="4" w:space="0" w:color="auto"/>
            </w:tcBorders>
            <w:vAlign w:val="center"/>
            <w:hideMark/>
          </w:tcPr>
          <w:p w14:paraId="5ED29D7C" w14:textId="77777777" w:rsidR="003B42CE" w:rsidRPr="003F5698" w:rsidRDefault="003B42CE" w:rsidP="00AA3105">
            <w:pPr>
              <w:spacing w:line="276" w:lineRule="auto"/>
              <w:jc w:val="center"/>
              <w:rPr>
                <w:rFonts w:ascii="Arial" w:hAnsi="Arial" w:cs="Arial"/>
                <w:sz w:val="20"/>
                <w:szCs w:val="20"/>
              </w:rPr>
            </w:pPr>
            <w:r w:rsidRPr="003F5698">
              <w:rPr>
                <w:rFonts w:ascii="Arial" w:hAnsi="Arial" w:cs="Arial"/>
                <w:sz w:val="20"/>
                <w:szCs w:val="20"/>
              </w:rPr>
              <w:t xml:space="preserve">0.00271 </w:t>
            </w:r>
          </w:p>
        </w:tc>
      </w:tr>
    </w:tbl>
    <w:p w14:paraId="38C31CA2" w14:textId="77777777" w:rsidR="003B42CE" w:rsidRDefault="003B42CE" w:rsidP="003B42CE"/>
    <w:p w14:paraId="3A89FD35" w14:textId="5AC3A3FB" w:rsidR="003B42CE" w:rsidRDefault="003B42CE" w:rsidP="00002A21"/>
    <w:p w14:paraId="194CCB70" w14:textId="1AB063B0" w:rsidR="00DE2B6F" w:rsidRPr="00DE2B6F" w:rsidDel="00F563F8" w:rsidRDefault="00DE2B6F" w:rsidP="00DE2B6F">
      <w:pPr>
        <w:spacing w:line="360" w:lineRule="auto"/>
        <w:ind w:firstLine="720"/>
        <w:rPr>
          <w:del w:id="130" w:author="Jenni Velichka" w:date="2021-04-27T21:51:00Z"/>
          <w:rFonts w:ascii="Times New Roman" w:eastAsia="Times New Roman" w:hAnsi="Times New Roman" w:cs="Times New Roman"/>
          <w:lang w:val="en-CA"/>
        </w:rPr>
      </w:pPr>
      <w:del w:id="131" w:author="Jenni Velichka" w:date="2021-04-27T21:51:00Z">
        <w:r w:rsidRPr="00DE2B6F" w:rsidDel="00F563F8">
          <w:rPr>
            <w:rFonts w:eastAsia="Times New Roman"/>
            <w:color w:val="000000"/>
            <w:lang w:val="en-CA"/>
          </w:rPr>
          <w:delText xml:space="preserve">We compared Hg concentrations between sites using our linear mixed effect model. We compared the Hg concentration between sites separately for each species due to the separate models. The differences in Hg concentrations between sites can be noted from the inferential plots and supported by </w:delText>
        </w:r>
      </w:del>
      <w:del w:id="132" w:author="Jenni Velichka" w:date="2021-04-27T21:50:00Z">
        <w:r w:rsidRPr="00DE2B6F" w:rsidDel="00F563F8">
          <w:rPr>
            <w:rFonts w:eastAsia="Times New Roman"/>
            <w:color w:val="000000"/>
            <w:lang w:val="en-CA"/>
          </w:rPr>
          <w:delText>statistical tests</w:delText>
        </w:r>
      </w:del>
      <w:del w:id="133" w:author="Jenni Velichka" w:date="2021-04-27T21:51:00Z">
        <w:r w:rsidRPr="00DE2B6F" w:rsidDel="00F563F8">
          <w:rPr>
            <w:rFonts w:eastAsia="Times New Roman"/>
            <w:color w:val="000000"/>
            <w:lang w:val="en-CA"/>
          </w:rPr>
          <w:delText>.</w:delText>
        </w:r>
      </w:del>
    </w:p>
    <w:p w14:paraId="3225497A" w14:textId="77777777" w:rsidR="00DE2B6F" w:rsidRPr="00DE2B6F" w:rsidRDefault="00DE2B6F" w:rsidP="00DE2B6F">
      <w:pPr>
        <w:spacing w:line="360" w:lineRule="auto"/>
        <w:rPr>
          <w:rFonts w:ascii="Times New Roman" w:eastAsia="Times New Roman" w:hAnsi="Times New Roman" w:cs="Times New Roman"/>
          <w:lang w:val="en-CA"/>
        </w:rPr>
      </w:pPr>
    </w:p>
    <w:p w14:paraId="5B80933A" w14:textId="32908837" w:rsidR="00DE2B6F" w:rsidRPr="00DE2B6F" w:rsidRDefault="00DE2B6F" w:rsidP="00DE2B6F">
      <w:pPr>
        <w:spacing w:line="360" w:lineRule="auto"/>
        <w:ind w:firstLine="720"/>
        <w:rPr>
          <w:rFonts w:ascii="Times New Roman" w:eastAsia="Times New Roman" w:hAnsi="Times New Roman" w:cs="Times New Roman"/>
          <w:lang w:val="en-CA"/>
        </w:rPr>
      </w:pPr>
      <w:r w:rsidRPr="00DE2B6F">
        <w:rPr>
          <w:rFonts w:eastAsia="Times New Roman"/>
          <w:color w:val="000000"/>
          <w:lang w:val="en-CA"/>
        </w:rPr>
        <w:t>Results from the linear mixed effect model outlined in equation 1 for YP are presented here</w:t>
      </w:r>
      <w:del w:id="134" w:author="Jenni Velichka" w:date="2021-04-27T21:51:00Z">
        <w:r w:rsidRPr="00DE2B6F" w:rsidDel="00F563F8">
          <w:rPr>
            <w:rFonts w:eastAsia="Times New Roman"/>
            <w:color w:val="000000"/>
            <w:lang w:val="en-CA"/>
          </w:rPr>
          <w:delText xml:space="preserve"> below</w:delText>
        </w:r>
      </w:del>
      <w:r w:rsidRPr="00DE2B6F">
        <w:rPr>
          <w:rFonts w:eastAsia="Times New Roman"/>
          <w:color w:val="000000"/>
          <w:lang w:val="en-CA"/>
        </w:rPr>
        <w:t xml:space="preserve">. PC1 showed a positive relationship with log Hg concentration (Table 2; </w:t>
      </w:r>
      <w:r w:rsidR="00783420">
        <w:rPr>
          <w:rFonts w:eastAsia="Times New Roman"/>
          <w:color w:val="000000"/>
          <w:lang w:val="en-CA"/>
        </w:rPr>
        <w:t xml:space="preserve">Figure 5; </w:t>
      </w:r>
      <w:r w:rsidRPr="00DE2B6F">
        <w:rPr>
          <w:rFonts w:eastAsia="Times New Roman"/>
          <w:color w:val="000000"/>
          <w:lang w:val="en-CA"/>
        </w:rPr>
        <w:t xml:space="preserve">Figure A8). Furthermore, there was a difference in Hg concentration between the sexes, such that males had higher Hg than females (Table 2; Figure A8). However, the difference in Hg concentration between the sexes was not size adjusted, and even unadjusted, the difference between the raw means is only ~10 </w:t>
      </w:r>
      <w:proofErr w:type="spellStart"/>
      <w:r w:rsidRPr="00DE2B6F">
        <w:rPr>
          <w:rFonts w:eastAsia="Times New Roman"/>
          <w:color w:val="000000"/>
          <w:lang w:val="en-CA"/>
        </w:rPr>
        <w:t>μg</w:t>
      </w:r>
      <w:proofErr w:type="spellEnd"/>
      <w:r w:rsidRPr="00DE2B6F">
        <w:rPr>
          <w:rFonts w:eastAsia="Times New Roman"/>
          <w:color w:val="000000"/>
          <w:lang w:val="en-CA"/>
        </w:rPr>
        <w:t xml:space="preserve"> kg</w:t>
      </w:r>
      <w:r w:rsidRPr="00DE2B6F">
        <w:rPr>
          <w:rFonts w:eastAsia="Times New Roman"/>
          <w:color w:val="000000"/>
          <w:vertAlign w:val="superscript"/>
          <w:lang w:val="en-CA"/>
        </w:rPr>
        <w:t>-1</w:t>
      </w:r>
      <w:r w:rsidRPr="00DE2B6F">
        <w:rPr>
          <w:rFonts w:eastAsia="Times New Roman"/>
          <w:color w:val="000000"/>
          <w:lang w:val="en-CA"/>
        </w:rPr>
        <w:t xml:space="preserve"> wet weight</w:t>
      </w:r>
      <w:r w:rsidRPr="00DE2B6F">
        <w:rPr>
          <w:rFonts w:eastAsia="Times New Roman"/>
          <w:color w:val="000000"/>
          <w:vertAlign w:val="superscript"/>
          <w:lang w:val="en-CA"/>
        </w:rPr>
        <w:t>-1</w:t>
      </w:r>
      <w:del w:id="135" w:author="Jenni Velichka" w:date="2021-04-27T21:51:00Z">
        <w:r w:rsidRPr="00DE2B6F" w:rsidDel="008A6F85">
          <w:rPr>
            <w:rFonts w:eastAsia="Times New Roman"/>
            <w:color w:val="000000"/>
            <w:vertAlign w:val="superscript"/>
            <w:lang w:val="en-CA"/>
          </w:rPr>
          <w:delText> </w:delText>
        </w:r>
      </w:del>
      <w:r w:rsidRPr="00DE2B6F">
        <w:rPr>
          <w:rFonts w:eastAsia="Times New Roman"/>
          <w:color w:val="000000"/>
          <w:vertAlign w:val="superscript"/>
          <w:lang w:val="en-CA"/>
        </w:rPr>
        <w:t xml:space="preserve"> </w:t>
      </w:r>
      <w:r w:rsidRPr="00DE2B6F">
        <w:rPr>
          <w:rFonts w:eastAsia="Times New Roman"/>
          <w:color w:val="000000"/>
          <w:lang w:val="en-CA"/>
        </w:rPr>
        <w:t>(Table 1)</w:t>
      </w:r>
      <w:del w:id="136" w:author="Sally Ju" w:date="2021-04-28T09:07:00Z">
        <w:r w:rsidRPr="00DE2B6F" w:rsidDel="00B544E9">
          <w:rPr>
            <w:rFonts w:eastAsia="Times New Roman"/>
            <w:color w:val="000000"/>
            <w:lang w:val="en-CA"/>
          </w:rPr>
          <w:delText>,</w:delText>
        </w:r>
      </w:del>
      <w:ins w:id="137" w:author="Sally Ju" w:date="2021-04-28T09:07:00Z">
        <w:r w:rsidR="00B544E9">
          <w:rPr>
            <w:rFonts w:eastAsia="Times New Roman"/>
            <w:color w:val="000000"/>
            <w:lang w:val="en-CA"/>
          </w:rPr>
          <w:t xml:space="preserve">. Although this was a statistical </w:t>
        </w:r>
        <w:r w:rsidR="00B544E9">
          <w:rPr>
            <w:rFonts w:eastAsia="Times New Roman"/>
            <w:color w:val="000000"/>
            <w:lang w:val="en-CA"/>
          </w:rPr>
          <w:lastRenderedPageBreak/>
          <w:t xml:space="preserve">significance, the magnitude of the difference between sexes </w:t>
        </w:r>
      </w:ins>
      <w:ins w:id="138" w:author="Sally Ju" w:date="2021-04-28T09:08:00Z">
        <w:r w:rsidR="00B544E9">
          <w:rPr>
            <w:rFonts w:eastAsia="Times New Roman"/>
            <w:color w:val="000000"/>
            <w:lang w:val="en-CA"/>
          </w:rPr>
          <w:t xml:space="preserve">is not biologically meaningful and the difference is not a </w:t>
        </w:r>
      </w:ins>
      <w:del w:id="139" w:author="Sally Ju" w:date="2021-04-28T09:08:00Z">
        <w:r w:rsidRPr="00DE2B6F" w:rsidDel="00B544E9">
          <w:rPr>
            <w:rFonts w:eastAsia="Times New Roman"/>
            <w:color w:val="000000"/>
            <w:lang w:val="en-CA"/>
          </w:rPr>
          <w:delText xml:space="preserve"> which is not a very large difference </w:delText>
        </w:r>
      </w:del>
      <w:ins w:id="140" w:author="Sally Ju" w:date="2021-04-28T09:08:00Z">
        <w:r w:rsidR="00B544E9">
          <w:rPr>
            <w:rFonts w:eastAsia="Times New Roman"/>
            <w:color w:val="000000"/>
            <w:lang w:val="en-CA"/>
          </w:rPr>
          <w:t xml:space="preserve">concern </w:t>
        </w:r>
      </w:ins>
      <w:del w:id="141" w:author="Jenni Velichka" w:date="2021-04-27T21:52:00Z">
        <w:r w:rsidRPr="00DE2B6F" w:rsidDel="008A6F85">
          <w:rPr>
            <w:rFonts w:eastAsia="Times New Roman"/>
            <w:color w:val="000000"/>
            <w:lang w:val="en-CA"/>
          </w:rPr>
          <w:delText>in terms of</w:delText>
        </w:r>
      </w:del>
      <w:ins w:id="142" w:author="Jenni Velichka" w:date="2021-04-27T21:52:00Z">
        <w:r w:rsidR="008A6F85">
          <w:rPr>
            <w:rFonts w:eastAsia="Times New Roman"/>
            <w:color w:val="000000"/>
            <w:lang w:val="en-CA"/>
          </w:rPr>
          <w:t>when considering</w:t>
        </w:r>
      </w:ins>
      <w:r w:rsidRPr="00DE2B6F">
        <w:rPr>
          <w:rFonts w:eastAsia="Times New Roman"/>
          <w:color w:val="000000"/>
          <w:lang w:val="en-CA"/>
        </w:rPr>
        <w:t xml:space="preserve"> the health risks associated with Hg consumption</w:t>
      </w:r>
      <w:ins w:id="143" w:author="Sally Ju" w:date="2021-04-28T09:08:00Z">
        <w:r w:rsidR="00B544E9">
          <w:rPr>
            <w:rFonts w:eastAsia="Times New Roman"/>
            <w:color w:val="000000"/>
            <w:lang w:val="en-CA"/>
          </w:rPr>
          <w:t xml:space="preserve"> from fish</w:t>
        </w:r>
      </w:ins>
      <w:r w:rsidRPr="00DE2B6F">
        <w:rPr>
          <w:rFonts w:eastAsia="Times New Roman"/>
          <w:color w:val="000000"/>
          <w:lang w:val="en-CA"/>
        </w:rPr>
        <w:t xml:space="preserve">. From the site effect plot for YP, it can be concluded that NF had the lowest Hg concentration while FF had the highest concentration, with REF falling in between (Figure A8). These differences in Hg concentrations between sites were supported by the summary of the linear mixed effects model as FF had a </w:t>
      </w:r>
      <w:r w:rsidR="00EE0103">
        <w:rPr>
          <w:rFonts w:eastAsia="Times New Roman"/>
          <w:color w:val="000000"/>
          <w:lang w:val="en-CA"/>
        </w:rPr>
        <w:t>positive</w:t>
      </w:r>
      <w:r w:rsidRPr="00DE2B6F">
        <w:rPr>
          <w:rFonts w:eastAsia="Times New Roman"/>
          <w:color w:val="000000"/>
          <w:lang w:val="en-CA"/>
        </w:rPr>
        <w:t xml:space="preserve"> slope estimate compared to REF</w:t>
      </w:r>
      <w:r w:rsidR="009A43B6">
        <w:rPr>
          <w:rFonts w:eastAsia="Times New Roman"/>
          <w:color w:val="000000"/>
          <w:lang w:val="en-CA"/>
        </w:rPr>
        <w:t xml:space="preserve"> (increased from REF)</w:t>
      </w:r>
      <w:r w:rsidRPr="00DE2B6F">
        <w:rPr>
          <w:rFonts w:eastAsia="Times New Roman"/>
          <w:color w:val="000000"/>
          <w:lang w:val="en-CA"/>
        </w:rPr>
        <w:t xml:space="preserve">, while NF had a </w:t>
      </w:r>
      <w:r w:rsidR="00EE0103">
        <w:rPr>
          <w:rFonts w:eastAsia="Times New Roman"/>
          <w:color w:val="000000"/>
          <w:lang w:val="en-CA"/>
        </w:rPr>
        <w:t>negative</w:t>
      </w:r>
      <w:r w:rsidRPr="00DE2B6F">
        <w:rPr>
          <w:rFonts w:eastAsia="Times New Roman"/>
          <w:color w:val="000000"/>
          <w:lang w:val="en-CA"/>
        </w:rPr>
        <w:t xml:space="preserve"> slope estimate compared to REF</w:t>
      </w:r>
      <w:r w:rsidR="009A43B6">
        <w:rPr>
          <w:rFonts w:eastAsia="Times New Roman"/>
          <w:color w:val="000000"/>
          <w:lang w:val="en-CA"/>
        </w:rPr>
        <w:t xml:space="preserve"> (decreased from REF)</w:t>
      </w:r>
      <w:r w:rsidRPr="00DE2B6F">
        <w:rPr>
          <w:rFonts w:eastAsia="Times New Roman"/>
          <w:color w:val="000000"/>
          <w:lang w:val="en-CA"/>
        </w:rPr>
        <w:t xml:space="preserve"> (Table 2). Furthermore, the site effects plot shows that the 95% confidence intervals of NF and FF do not overlap which suggests that the difference in Hg concentrations between these sites is greater than expected by chance (Figure A8).</w:t>
      </w:r>
    </w:p>
    <w:p w14:paraId="6E9D03F7" w14:textId="77777777" w:rsidR="00DE2B6F" w:rsidRPr="00DE2B6F" w:rsidRDefault="00DE2B6F" w:rsidP="00DE2B6F">
      <w:pPr>
        <w:spacing w:line="360" w:lineRule="auto"/>
        <w:rPr>
          <w:rFonts w:ascii="Times New Roman" w:eastAsia="Times New Roman" w:hAnsi="Times New Roman" w:cs="Times New Roman"/>
          <w:lang w:val="en-CA"/>
        </w:rPr>
      </w:pPr>
    </w:p>
    <w:p w14:paraId="18AE0A27" w14:textId="52CBEC39" w:rsidR="00DE2B6F" w:rsidRPr="00DE2B6F" w:rsidRDefault="00DE2B6F" w:rsidP="00DE2B6F">
      <w:pPr>
        <w:spacing w:line="360" w:lineRule="auto"/>
        <w:ind w:firstLine="720"/>
        <w:rPr>
          <w:rFonts w:ascii="Times New Roman" w:eastAsia="Times New Roman" w:hAnsi="Times New Roman" w:cs="Times New Roman"/>
          <w:lang w:val="en-CA"/>
        </w:rPr>
      </w:pPr>
      <w:r w:rsidRPr="00DE2B6F">
        <w:rPr>
          <w:rFonts w:eastAsia="Times New Roman"/>
          <w:color w:val="000000"/>
          <w:lang w:val="en-CA"/>
        </w:rPr>
        <w:t>Results from the linear mixed effect model outlined in equation 1 for SMB are presented here</w:t>
      </w:r>
      <w:del w:id="144" w:author="Jenni Velichka" w:date="2021-04-27T21:54:00Z">
        <w:r w:rsidRPr="00DE2B6F" w:rsidDel="0098483B">
          <w:rPr>
            <w:rFonts w:eastAsia="Times New Roman"/>
            <w:color w:val="000000"/>
            <w:lang w:val="en-CA"/>
          </w:rPr>
          <w:delText xml:space="preserve"> below</w:delText>
        </w:r>
      </w:del>
      <w:r w:rsidRPr="00DE2B6F">
        <w:rPr>
          <w:rFonts w:eastAsia="Times New Roman"/>
          <w:color w:val="000000"/>
          <w:lang w:val="en-CA"/>
        </w:rPr>
        <w:t xml:space="preserve">. PC1 showed a positive relationship with log Hg concentration (Table 3; </w:t>
      </w:r>
      <w:r w:rsidR="001F16FC">
        <w:rPr>
          <w:rFonts w:eastAsia="Times New Roman"/>
          <w:color w:val="000000"/>
          <w:lang w:val="en-CA"/>
        </w:rPr>
        <w:t xml:space="preserve">Figure 6; </w:t>
      </w:r>
      <w:r w:rsidRPr="00DE2B6F">
        <w:rPr>
          <w:rFonts w:eastAsia="Times New Roman"/>
          <w:color w:val="000000"/>
          <w:lang w:val="en-CA"/>
        </w:rPr>
        <w:t xml:space="preserve">Figure A9). Again, the sex effect plot shows that Hg is greater in males than females in SMB (Table 3; Figure A9). However, these concentrations are not size adjusted and the 95% confidence intervals have quite a large overlap (Figure A9). Furthermore, the raw difference in the means is only ~2 </w:t>
      </w:r>
      <w:proofErr w:type="spellStart"/>
      <w:r w:rsidRPr="00DE2B6F">
        <w:rPr>
          <w:rFonts w:eastAsia="Times New Roman"/>
          <w:color w:val="000000"/>
          <w:lang w:val="en-CA"/>
        </w:rPr>
        <w:t>μg</w:t>
      </w:r>
      <w:proofErr w:type="spellEnd"/>
      <w:r w:rsidRPr="00DE2B6F">
        <w:rPr>
          <w:rFonts w:eastAsia="Times New Roman"/>
          <w:color w:val="000000"/>
          <w:lang w:val="en-CA"/>
        </w:rPr>
        <w:t xml:space="preserve"> kg</w:t>
      </w:r>
      <w:r w:rsidRPr="00DE2B6F">
        <w:rPr>
          <w:rFonts w:eastAsia="Times New Roman"/>
          <w:color w:val="000000"/>
          <w:vertAlign w:val="superscript"/>
          <w:lang w:val="en-CA"/>
        </w:rPr>
        <w:t>-1</w:t>
      </w:r>
      <w:r w:rsidRPr="00DE2B6F">
        <w:rPr>
          <w:rFonts w:eastAsia="Times New Roman"/>
          <w:color w:val="000000"/>
          <w:lang w:val="en-CA"/>
        </w:rPr>
        <w:t xml:space="preserve"> wet weight</w:t>
      </w:r>
      <w:r w:rsidRPr="00DE2B6F">
        <w:rPr>
          <w:rFonts w:eastAsia="Times New Roman"/>
          <w:color w:val="000000"/>
          <w:vertAlign w:val="superscript"/>
          <w:lang w:val="en-CA"/>
        </w:rPr>
        <w:t>-1 </w:t>
      </w:r>
      <w:r w:rsidRPr="00DE2B6F">
        <w:rPr>
          <w:rFonts w:eastAsia="Times New Roman"/>
          <w:color w:val="000000"/>
          <w:lang w:val="en-CA"/>
        </w:rPr>
        <w:t>(Table 1), which is not a biologically important difference in respect to risks of Hg consumption</w:t>
      </w:r>
      <w:ins w:id="145" w:author="Sally Ju" w:date="2021-04-28T09:09:00Z">
        <w:r w:rsidR="00B544E9">
          <w:rPr>
            <w:rFonts w:eastAsia="Times New Roman"/>
            <w:color w:val="000000"/>
            <w:lang w:val="en-CA"/>
          </w:rPr>
          <w:t xml:space="preserve"> from fish</w:t>
        </w:r>
      </w:ins>
      <w:r w:rsidRPr="00DE2B6F">
        <w:rPr>
          <w:rFonts w:eastAsia="Times New Roman"/>
          <w:color w:val="000000"/>
          <w:lang w:val="en-CA"/>
        </w:rPr>
        <w:t>. From the site effect plot for SMB, it can be concluded that NF had a higher Hg concentration than the REF site (Figure A9). Furthermore, this plot shows that the 95% confidence intervals do not overlap which suggests that the difference in Hg concentrations between these sites is greater than expected by chance. This is further supported by the summary of the linear mixed effects model as the slope estimate of NF compared to REF was positive and relatively high (~0.81; Table 3). </w:t>
      </w:r>
    </w:p>
    <w:p w14:paraId="74FBF0AC" w14:textId="07FB6ADA" w:rsidR="009126AB" w:rsidRDefault="009126AB"/>
    <w:p w14:paraId="533EED7C" w14:textId="61B8D8DA" w:rsidR="003F5698" w:rsidRDefault="00A64021" w:rsidP="003F5698">
      <w:pPr>
        <w:jc w:val="center"/>
      </w:pPr>
      <w:r>
        <w:rPr>
          <w:noProof/>
        </w:rPr>
        <w:lastRenderedPageBreak/>
        <w:drawing>
          <wp:inline distT="0" distB="0" distL="0" distR="0" wp14:anchorId="0B640F05" wp14:editId="1E1C357E">
            <wp:extent cx="4267200" cy="3725891"/>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2154" cy="3738948"/>
                    </a:xfrm>
                    <a:prstGeom prst="rect">
                      <a:avLst/>
                    </a:prstGeom>
                    <a:ln>
                      <a:solidFill>
                        <a:schemeClr val="tx1"/>
                      </a:solidFill>
                    </a:ln>
                  </pic:spPr>
                </pic:pic>
              </a:graphicData>
            </a:graphic>
          </wp:inline>
        </w:drawing>
      </w:r>
    </w:p>
    <w:p w14:paraId="6D40ADCD" w14:textId="77777777" w:rsidR="003F5698" w:rsidRPr="003F5698" w:rsidRDefault="003F5698" w:rsidP="003F5698">
      <w:pPr>
        <w:pStyle w:val="NormalWeb"/>
        <w:spacing w:before="0" w:beforeAutospacing="0" w:after="0" w:afterAutospacing="0"/>
        <w:rPr>
          <w:sz w:val="22"/>
          <w:szCs w:val="22"/>
        </w:rPr>
      </w:pPr>
      <w:r w:rsidRPr="003F5698">
        <w:rPr>
          <w:rFonts w:ascii="Arial" w:hAnsi="Arial" w:cs="Arial"/>
          <w:b/>
          <w:bCs/>
          <w:color w:val="000000"/>
          <w:sz w:val="20"/>
          <w:szCs w:val="20"/>
        </w:rPr>
        <w:t>Figure 5.</w:t>
      </w:r>
      <w:r w:rsidRPr="003F5698">
        <w:rPr>
          <w:rFonts w:ascii="Arial" w:hAnsi="Arial" w:cs="Arial"/>
          <w:color w:val="000000"/>
          <w:sz w:val="20"/>
          <w:szCs w:val="20"/>
        </w:rPr>
        <w:t xml:space="preserve"> The linear relationship between fish size (Principal component 1) and log Hg concentration in Yellow Perch, compared between site and sex. Each point represents an individual fish. Fish in all sites have a positive relationship between size and log Hg concentration. </w:t>
      </w:r>
    </w:p>
    <w:p w14:paraId="233AB903" w14:textId="4A093D89" w:rsidR="003F5698" w:rsidRDefault="003F5698" w:rsidP="003F5698"/>
    <w:p w14:paraId="5F8A9FF6" w14:textId="7CB0244A" w:rsidR="003F5698" w:rsidRDefault="00A64021" w:rsidP="003F5698">
      <w:pPr>
        <w:jc w:val="center"/>
      </w:pPr>
      <w:r>
        <w:rPr>
          <w:noProof/>
        </w:rPr>
        <w:drawing>
          <wp:inline distT="0" distB="0" distL="0" distR="0" wp14:anchorId="0C6D1DD4" wp14:editId="28F11B8B">
            <wp:extent cx="3438525" cy="3002336"/>
            <wp:effectExtent l="19050" t="19050" r="952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6432" cy="3009240"/>
                    </a:xfrm>
                    <a:prstGeom prst="rect">
                      <a:avLst/>
                    </a:prstGeom>
                    <a:ln>
                      <a:solidFill>
                        <a:schemeClr val="tx1"/>
                      </a:solidFill>
                    </a:ln>
                  </pic:spPr>
                </pic:pic>
              </a:graphicData>
            </a:graphic>
          </wp:inline>
        </w:drawing>
      </w:r>
    </w:p>
    <w:p w14:paraId="753EDCFA" w14:textId="524D5F2B" w:rsidR="003F5698" w:rsidRPr="003F5698" w:rsidRDefault="003F5698" w:rsidP="003F5698">
      <w:pPr>
        <w:pStyle w:val="NormalWeb"/>
        <w:spacing w:before="0" w:beforeAutospacing="0" w:after="0" w:afterAutospacing="0"/>
        <w:rPr>
          <w:sz w:val="22"/>
          <w:szCs w:val="22"/>
        </w:rPr>
      </w:pPr>
      <w:r w:rsidRPr="003F5698">
        <w:rPr>
          <w:rFonts w:ascii="Arial" w:hAnsi="Arial" w:cs="Arial"/>
          <w:b/>
          <w:bCs/>
          <w:color w:val="000000"/>
          <w:sz w:val="20"/>
          <w:szCs w:val="20"/>
        </w:rPr>
        <w:t>Figure 6.</w:t>
      </w:r>
      <w:r w:rsidRPr="003F5698">
        <w:rPr>
          <w:rFonts w:ascii="Arial" w:hAnsi="Arial" w:cs="Arial"/>
          <w:color w:val="000000"/>
          <w:sz w:val="20"/>
          <w:szCs w:val="20"/>
        </w:rPr>
        <w:t xml:space="preserve"> The linear relationship between fish size (Principal component 1) and log Hg concentration in Smallmouth Bass, compared between site and sex. Each point represents an individual fish. Fish in all sites have a positive relationship between size and log Hg concentration. </w:t>
      </w:r>
    </w:p>
    <w:p w14:paraId="004CE9CE" w14:textId="77777777" w:rsidR="009126AB" w:rsidRDefault="00CB4A08">
      <w:pPr>
        <w:pStyle w:val="Heading2"/>
      </w:pPr>
      <w:bookmarkStart w:id="146" w:name="_9oc8p9de9l7g" w:colFirst="0" w:colLast="0"/>
      <w:bookmarkStart w:id="147" w:name="_Toc70493763"/>
      <w:bookmarkEnd w:id="146"/>
      <w:r>
        <w:lastRenderedPageBreak/>
        <w:t>Discussion</w:t>
      </w:r>
      <w:bookmarkEnd w:id="147"/>
    </w:p>
    <w:p w14:paraId="21B225EE" w14:textId="77777777" w:rsidR="009126AB" w:rsidRDefault="009126AB"/>
    <w:p w14:paraId="4A65E7BD" w14:textId="372B4610" w:rsidR="009126AB" w:rsidDel="000231E5" w:rsidRDefault="00CB4A08" w:rsidP="00A64021">
      <w:pPr>
        <w:spacing w:line="360" w:lineRule="auto"/>
        <w:ind w:firstLine="720"/>
        <w:rPr>
          <w:del w:id="148" w:author="Jenni Velichka" w:date="2021-04-27T22:01:00Z"/>
        </w:rPr>
      </w:pPr>
      <w:r>
        <w:t xml:space="preserve">Using the PCA, we determined a </w:t>
      </w:r>
      <w:del w:id="149" w:author="Sally Ju" w:date="2021-04-28T09:09:00Z">
        <w:r w:rsidDel="00B544E9">
          <w:delText>good parameter</w:delText>
        </w:r>
      </w:del>
      <w:ins w:id="150" w:author="Sally Ju" w:date="2021-04-28T09:09:00Z">
        <w:r w:rsidR="00B544E9">
          <w:t>parameter that summarized</w:t>
        </w:r>
      </w:ins>
      <w:del w:id="151" w:author="Sally Ju" w:date="2021-04-28T09:09:00Z">
        <w:r w:rsidDel="00B544E9">
          <w:delText xml:space="preserve"> for </w:delText>
        </w:r>
      </w:del>
      <w:ins w:id="152" w:author="Sally Ju" w:date="2021-04-28T09:09:00Z">
        <w:r w:rsidR="00B544E9">
          <w:t xml:space="preserve"> </w:t>
        </w:r>
      </w:ins>
      <w:r>
        <w:t xml:space="preserve">fish size (PC1), which was largely driven by total length, fork length and total weight. This was depicted in the </w:t>
      </w:r>
      <w:proofErr w:type="spellStart"/>
      <w:r>
        <w:t>screeplots</w:t>
      </w:r>
      <w:proofErr w:type="spellEnd"/>
      <w:r>
        <w:t xml:space="preserve"> of the PCA results, where PC1 explained 78% of the variance for YP and 85% of the variance for SMB. Furthermore, the results of the linear mixed effects model indicate that </w:t>
      </w:r>
      <w:del w:id="153" w:author="Sally Ju" w:date="2021-04-28T09:10:00Z">
        <w:r w:rsidDel="00B544E9">
          <w:delText xml:space="preserve">the parameter for </w:delText>
        </w:r>
      </w:del>
      <w:r>
        <w:t xml:space="preserve">fish size was positively associated with Hg concentration in both SMB and YP, which demonstrates the risk of consuming larger fish. </w:t>
      </w:r>
      <w:del w:id="154" w:author="Jenni Velichka" w:date="2021-04-27T22:01:00Z">
        <w:r w:rsidDel="000231E5">
          <w:delText>Nevertheless, altho</w:delText>
        </w:r>
      </w:del>
      <w:del w:id="155" w:author="Jenni Velichka" w:date="2021-04-27T21:59:00Z">
        <w:r w:rsidDel="00AE792A">
          <w:delText>μ</w:delText>
        </w:r>
      </w:del>
      <w:del w:id="156" w:author="Jenni Velichka" w:date="2021-04-27T22:01:00Z">
        <w:r w:rsidDel="000231E5">
          <w:delText xml:space="preserve">gh Hg concentrations are often seen to be higher upstream of dams in the reservoir, we did not find this trend in our results. For YP, Hg concentrations in fish from the site upstream were comparable to those found ~75 km downstream. Furthermore, in SMB, Hg concentrations in fish just downstream of the dam were higher than upstream. </w:delText>
        </w:r>
      </w:del>
    </w:p>
    <w:p w14:paraId="0BC05767" w14:textId="77777777" w:rsidR="000231E5" w:rsidRDefault="000231E5" w:rsidP="003F5698">
      <w:pPr>
        <w:spacing w:line="360" w:lineRule="auto"/>
        <w:ind w:firstLine="720"/>
        <w:rPr>
          <w:ins w:id="157" w:author="Jenni Velichka" w:date="2021-04-27T22:01:00Z"/>
        </w:rPr>
      </w:pPr>
    </w:p>
    <w:p w14:paraId="42782270" w14:textId="77777777" w:rsidR="009126AB" w:rsidRDefault="009126AB" w:rsidP="00A64021">
      <w:pPr>
        <w:spacing w:line="360" w:lineRule="auto"/>
        <w:ind w:firstLine="720"/>
      </w:pPr>
    </w:p>
    <w:p w14:paraId="15CE084B" w14:textId="77777777" w:rsidR="009126AB" w:rsidRDefault="00CB4A08" w:rsidP="003F5698">
      <w:pPr>
        <w:spacing w:line="360" w:lineRule="auto"/>
        <w:ind w:firstLine="720"/>
        <w:rPr>
          <w:highlight w:val="white"/>
        </w:rPr>
      </w:pPr>
      <w:r>
        <w:t>In aquatic ecosystems, Hg concentrations increase with fish size. One factor affecting higher Hg concentrations in larger fish is that older, and by consequence larger, fish tend to feed on prey with higher Hg concentrations as they tend to have a higher trophic position (</w:t>
      </w:r>
      <w:proofErr w:type="spellStart"/>
      <w:r>
        <w:t>Trudel</w:t>
      </w:r>
      <w:proofErr w:type="spellEnd"/>
      <w:r>
        <w:t xml:space="preserve"> and </w:t>
      </w:r>
      <w:r>
        <w:rPr>
          <w:highlight w:val="white"/>
        </w:rPr>
        <w:t xml:space="preserve">Rasmussen 2006). Furthermore, these older fish, in general, have had a longer time to bioaccumulate Hg from the water and their food sources. Therefore, this size-dependent Hg accumulation in fish implies that larger fish are more contaminated and could pose a greater risk to consumers. </w:t>
      </w:r>
    </w:p>
    <w:p w14:paraId="1C20E46A" w14:textId="77777777" w:rsidR="009126AB" w:rsidRDefault="009126AB">
      <w:pPr>
        <w:rPr>
          <w:ins w:id="158" w:author="Jenni Velichka" w:date="2021-04-27T22:01:00Z"/>
          <w:highlight w:val="white"/>
        </w:rPr>
      </w:pPr>
    </w:p>
    <w:p w14:paraId="6255AC50" w14:textId="3B19A21C" w:rsidR="000231E5" w:rsidRDefault="00C86189" w:rsidP="000231E5">
      <w:pPr>
        <w:spacing w:line="360" w:lineRule="auto"/>
        <w:ind w:firstLine="720"/>
        <w:rPr>
          <w:ins w:id="159" w:author="Jenni Velichka" w:date="2021-04-27T22:01:00Z"/>
        </w:rPr>
      </w:pPr>
      <w:ins w:id="160" w:author="Jenni Velichka" w:date="2021-04-27T22:02:00Z">
        <w:r>
          <w:t>A</w:t>
        </w:r>
      </w:ins>
      <w:ins w:id="161" w:author="Jenni Velichka" w:date="2021-04-27T22:01:00Z">
        <w:r w:rsidR="000231E5">
          <w:t xml:space="preserve">lthough Hg concentrations are often seen to be higher upstream of dams in the reservoir, we did not find this trend in our results. For YP, Hg concentrations in fish from the site upstream were comparable to those found ~75 km downstream. Furthermore, in SMB, Hg concentrations in fish just downstream of the dam were higher than upstream. </w:t>
        </w:r>
      </w:ins>
    </w:p>
    <w:p w14:paraId="046CF091" w14:textId="77777777" w:rsidR="000231E5" w:rsidRDefault="000231E5">
      <w:pPr>
        <w:rPr>
          <w:highlight w:val="white"/>
        </w:rPr>
      </w:pPr>
    </w:p>
    <w:p w14:paraId="34E76EB4" w14:textId="502BD8AE" w:rsidR="009126AB" w:rsidRDefault="00CB4A08" w:rsidP="003F5698">
      <w:pPr>
        <w:spacing w:line="360" w:lineRule="auto"/>
        <w:ind w:firstLine="720"/>
      </w:pPr>
      <w:r>
        <w:rPr>
          <w:highlight w:val="white"/>
        </w:rPr>
        <w:t>The variability in Hg concentrations between sites may be caused by a number of factors. Altho</w:t>
      </w:r>
      <w:r w:rsidR="00002A21">
        <w:rPr>
          <w:highlight w:val="white"/>
        </w:rPr>
        <w:t>u</w:t>
      </w:r>
      <w:r>
        <w:rPr>
          <w:highlight w:val="white"/>
        </w:rPr>
        <w:t xml:space="preserve">gh Hg tends to accumulate in reservoirs created by dams, fish from the REF site, upstream of the dam, were not the highest in Hg concentration for either species. This could be explained by the fact that this site was located farther upstream from the dam and was not directly located in the reservoir. Therefore, the impacts of Hg methylation by flooded soils may not have </w:t>
      </w:r>
      <w:del w:id="162" w:author="Jenni Velichka" w:date="2021-04-27T22:02:00Z">
        <w:r w:rsidDel="002771A5">
          <w:rPr>
            <w:highlight w:val="white"/>
          </w:rPr>
          <w:delText xml:space="preserve">been </w:delText>
        </w:r>
      </w:del>
      <w:ins w:id="163" w:author="Jenni Velichka" w:date="2021-04-27T22:02:00Z">
        <w:r w:rsidR="002771A5">
          <w:rPr>
            <w:highlight w:val="white"/>
          </w:rPr>
          <w:t xml:space="preserve">played </w:t>
        </w:r>
      </w:ins>
      <w:r>
        <w:rPr>
          <w:highlight w:val="white"/>
        </w:rPr>
        <w:t xml:space="preserve">as great of an influence. Furthermore, the </w:t>
      </w:r>
      <w:proofErr w:type="spellStart"/>
      <w:r>
        <w:rPr>
          <w:highlight w:val="white"/>
        </w:rPr>
        <w:t>Mactaquac</w:t>
      </w:r>
      <w:proofErr w:type="spellEnd"/>
      <w:r>
        <w:rPr>
          <w:highlight w:val="white"/>
        </w:rPr>
        <w:t xml:space="preserve"> </w:t>
      </w:r>
      <w:ins w:id="164" w:author="Jenni Velichka" w:date="2021-04-27T22:02:00Z">
        <w:r w:rsidR="002771A5">
          <w:rPr>
            <w:highlight w:val="white"/>
          </w:rPr>
          <w:t>D</w:t>
        </w:r>
      </w:ins>
      <w:del w:id="165" w:author="Jenni Velichka" w:date="2021-04-27T22:02:00Z">
        <w:r w:rsidDel="002771A5">
          <w:rPr>
            <w:highlight w:val="white"/>
          </w:rPr>
          <w:delText>d</w:delText>
        </w:r>
      </w:del>
      <w:r>
        <w:rPr>
          <w:highlight w:val="white"/>
        </w:rPr>
        <w:t>am was constructed in 1965, and altho</w:t>
      </w:r>
      <w:r w:rsidR="00002A21">
        <w:rPr>
          <w:highlight w:val="white"/>
        </w:rPr>
        <w:t>u</w:t>
      </w:r>
      <w:r>
        <w:rPr>
          <w:highlight w:val="white"/>
        </w:rPr>
        <w:t>gh previous studies have noted Hg increases in reservoirs up to 30 years after dam construction (</w:t>
      </w:r>
      <w:proofErr w:type="spellStart"/>
      <w:r>
        <w:rPr>
          <w:highlight w:val="white"/>
        </w:rPr>
        <w:t>Bodaly</w:t>
      </w:r>
      <w:proofErr w:type="spellEnd"/>
      <w:r>
        <w:rPr>
          <w:highlight w:val="white"/>
        </w:rPr>
        <w:t xml:space="preserve"> et al. 2007), the effects of Hg accumulation in fish may have leveled out since this dam’s construction. Interestingly, NF had the highest Hg concentrations in SMB yet the lowest in YP. This may be explained by differences in diet within the same species between the different sites, which may affect their trophic position between the two sites. Trophic position and basal food source of fish can be assessed using stable isotope ratios of </w:t>
      </w:r>
      <w:r>
        <w:lastRenderedPageBreak/>
        <w:t>δ</w:t>
      </w:r>
      <w:r>
        <w:rPr>
          <w:vertAlign w:val="superscript"/>
        </w:rPr>
        <w:t>15</w:t>
      </w:r>
      <w:r>
        <w:t>N and δ</w:t>
      </w:r>
      <w:r>
        <w:rPr>
          <w:vertAlign w:val="superscript"/>
        </w:rPr>
        <w:t>13</w:t>
      </w:r>
      <w:r>
        <w:t xml:space="preserve">C (Perkins et al. 2014), which is a method </w:t>
      </w:r>
      <w:del w:id="166" w:author="Sally Ju" w:date="2021-04-28T09:11:00Z">
        <w:r w:rsidDel="00B544E9">
          <w:delText xml:space="preserve">we will </w:delText>
        </w:r>
      </w:del>
      <w:ins w:id="167" w:author="Sally Ju" w:date="2021-04-28T09:11:00Z">
        <w:r w:rsidR="00B544E9">
          <w:t xml:space="preserve">that will be </w:t>
        </w:r>
      </w:ins>
      <w:r>
        <w:t>use</w:t>
      </w:r>
      <w:ins w:id="168" w:author="Sally Ju" w:date="2021-04-28T09:11:00Z">
        <w:r w:rsidR="00B544E9">
          <w:t>d in the next steps of this study</w:t>
        </w:r>
      </w:ins>
      <w:r>
        <w:t xml:space="preserve"> to </w:t>
      </w:r>
      <w:del w:id="169" w:author="Sally Ju" w:date="2021-04-28T09:12:00Z">
        <w:r w:rsidDel="00B544E9">
          <w:delText xml:space="preserve">help explain </w:delText>
        </w:r>
      </w:del>
      <w:ins w:id="170" w:author="Sally Ju" w:date="2021-04-28T09:12:00Z">
        <w:r w:rsidR="00B544E9">
          <w:t xml:space="preserve">explore </w:t>
        </w:r>
      </w:ins>
      <w:r>
        <w:t>the differences in Hg concentrations</w:t>
      </w:r>
      <w:ins w:id="171" w:author="Sally Ju" w:date="2021-04-28T09:12:00Z">
        <w:r w:rsidR="00B544E9">
          <w:t>.</w:t>
        </w:r>
      </w:ins>
      <w:del w:id="172" w:author="Sally Ju" w:date="2021-04-28T09:12:00Z">
        <w:r w:rsidDel="00B544E9">
          <w:delText xml:space="preserve"> among the sites. </w:delText>
        </w:r>
      </w:del>
    </w:p>
    <w:p w14:paraId="2D8ED213" w14:textId="77777777" w:rsidR="009126AB" w:rsidRDefault="009126AB" w:rsidP="003F5698">
      <w:pPr>
        <w:spacing w:line="360" w:lineRule="auto"/>
      </w:pPr>
    </w:p>
    <w:p w14:paraId="5B1DDED8" w14:textId="44C991E6" w:rsidR="009126AB" w:rsidRDefault="00E44D1B" w:rsidP="003F5698">
      <w:pPr>
        <w:spacing w:line="360" w:lineRule="auto"/>
        <w:ind w:firstLine="720"/>
      </w:pPr>
      <w:ins w:id="173" w:author="Jenni Velichka" w:date="2021-04-27T22:03:00Z">
        <w:r>
          <w:t xml:space="preserve">In future analyses, </w:t>
        </w:r>
      </w:ins>
      <w:del w:id="174" w:author="Jenni Velichka" w:date="2021-04-27T22:03:00Z">
        <w:r w:rsidR="00CB4A08" w:rsidDel="00E44D1B">
          <w:delText xml:space="preserve">Furthermore, </w:delText>
        </w:r>
      </w:del>
      <w:r w:rsidR="00CB4A08">
        <w:t>we could add the isotope ratios of δ</w:t>
      </w:r>
      <w:r w:rsidR="00CB4A08">
        <w:rPr>
          <w:vertAlign w:val="superscript"/>
        </w:rPr>
        <w:t>15</w:t>
      </w:r>
      <w:r w:rsidR="00CB4A08">
        <w:t>N and δ</w:t>
      </w:r>
      <w:r w:rsidR="00CB4A08">
        <w:rPr>
          <w:vertAlign w:val="superscript"/>
        </w:rPr>
        <w:t>13</w:t>
      </w:r>
      <w:r w:rsidR="00CB4A08">
        <w:t>C to the linear mixed effect model to determine the effect they have on Hg concentration. Furthermore, we could perform an ANCOVA comparing the relationship between the stable isotope ratios and Hg concentrations among the different sites. Then, we could see if there is a difference in the intercepts (e.g. is Hg concentration, with δ</w:t>
      </w:r>
      <w:r w:rsidR="00CB4A08">
        <w:rPr>
          <w:vertAlign w:val="superscript"/>
        </w:rPr>
        <w:t>15</w:t>
      </w:r>
      <w:r w:rsidR="00CB4A08">
        <w:t>N accounted for</w:t>
      </w:r>
      <w:ins w:id="175" w:author="Jenni Velichka" w:date="2021-04-27T22:04:00Z">
        <w:r>
          <w:t>,</w:t>
        </w:r>
      </w:ins>
      <w:r w:rsidR="00CB4A08">
        <w:t xml:space="preserve"> higher at one site versus another?) and/or the slopes (e.g. does Hg concentration have a greater increase per value of δ</w:t>
      </w:r>
      <w:r w:rsidR="00CB4A08">
        <w:rPr>
          <w:vertAlign w:val="superscript"/>
        </w:rPr>
        <w:t>15</w:t>
      </w:r>
      <w:r w:rsidR="00CB4A08">
        <w:t xml:space="preserve">N at one site versus another?). </w:t>
      </w:r>
    </w:p>
    <w:p w14:paraId="23FAEA4C" w14:textId="77777777" w:rsidR="009126AB" w:rsidRDefault="009126AB" w:rsidP="003F5698">
      <w:pPr>
        <w:spacing w:line="360" w:lineRule="auto"/>
      </w:pPr>
    </w:p>
    <w:p w14:paraId="6BFB39AD" w14:textId="41BF103F" w:rsidR="009126AB" w:rsidRDefault="00CB4A08" w:rsidP="003F5698">
      <w:pPr>
        <w:spacing w:line="360" w:lineRule="auto"/>
        <w:ind w:firstLine="720"/>
        <w:rPr>
          <w:vertAlign w:val="superscript"/>
        </w:rPr>
      </w:pPr>
      <w:r>
        <w:t>Finally, in the context of the overall project, a further step in this project would be to help local fishers evaluate the risk of Hg consumption in SMB and YP that are ca</w:t>
      </w:r>
      <w:r w:rsidR="00002A21">
        <w:t>u</w:t>
      </w:r>
      <w:r>
        <w:t xml:space="preserve">ght as food. The models in this report could be used to create a predictive model for SMB and YP using fish size parameters (total length, total weight) to determine fish Hg concentrations. This predictive model can determine the probability that SMB or YP with a certain length or weight will exceed the 500 </w:t>
      </w:r>
      <w:proofErr w:type="spellStart"/>
      <w:r>
        <w:t>μg</w:t>
      </w:r>
      <w:proofErr w:type="spellEnd"/>
      <w:r>
        <w:t xml:space="preserve"> Hg kg</w:t>
      </w:r>
      <w:r>
        <w:rPr>
          <w:vertAlign w:val="superscript"/>
        </w:rPr>
        <w:t>-1</w:t>
      </w:r>
      <w:r>
        <w:t xml:space="preserve"> wet weight</w:t>
      </w:r>
      <w:r>
        <w:rPr>
          <w:vertAlign w:val="superscript"/>
        </w:rPr>
        <w:t xml:space="preserve">-1 </w:t>
      </w:r>
      <w:ins w:id="176" w:author="Jenni Velichka" w:date="2021-04-27T22:05:00Z">
        <w:r w:rsidR="00B46967">
          <w:t>Canadian commercial c</w:t>
        </w:r>
      </w:ins>
      <w:del w:id="177" w:author="Jenni Velichka" w:date="2021-04-27T22:05:00Z">
        <w:r w:rsidDel="00B46967">
          <w:delText>c</w:delText>
        </w:r>
      </w:del>
      <w:r>
        <w:t xml:space="preserve">onsumption threshold based on the site which they were caught. </w:t>
      </w:r>
    </w:p>
    <w:p w14:paraId="45711355" w14:textId="204280E3" w:rsidR="003F5698" w:rsidRDefault="003F5698">
      <w:r>
        <w:br w:type="page"/>
      </w:r>
    </w:p>
    <w:p w14:paraId="770E95D2" w14:textId="77EFCBF9" w:rsidR="009126AB" w:rsidRDefault="00CB4A08" w:rsidP="003F5698">
      <w:pPr>
        <w:pStyle w:val="Heading2"/>
      </w:pPr>
      <w:bookmarkStart w:id="178" w:name="_Toc70493764"/>
      <w:r>
        <w:lastRenderedPageBreak/>
        <w:t>Literature Cited</w:t>
      </w:r>
      <w:bookmarkEnd w:id="178"/>
    </w:p>
    <w:p w14:paraId="05968890" w14:textId="54974291" w:rsidR="009126AB" w:rsidRDefault="00CB4A08" w:rsidP="003F5698">
      <w:pPr>
        <w:ind w:left="720" w:hanging="720"/>
        <w:rPr>
          <w:sz w:val="20"/>
          <w:szCs w:val="20"/>
        </w:rPr>
      </w:pPr>
      <w:r w:rsidRPr="003F5698">
        <w:rPr>
          <w:sz w:val="20"/>
          <w:szCs w:val="20"/>
        </w:rPr>
        <w:t xml:space="preserve">Bilodeau, F., R. </w:t>
      </w:r>
      <w:proofErr w:type="spellStart"/>
      <w:r w:rsidRPr="003F5698">
        <w:rPr>
          <w:sz w:val="20"/>
          <w:szCs w:val="20"/>
        </w:rPr>
        <w:t>Schetagne</w:t>
      </w:r>
      <w:proofErr w:type="spellEnd"/>
      <w:r w:rsidRPr="003F5698">
        <w:rPr>
          <w:sz w:val="20"/>
          <w:szCs w:val="20"/>
        </w:rPr>
        <w:t>, J. Therrien, &amp; R. Verdon. 2016. Absence of noticeable mercury effects on fish populations in boreal reservoirs despite threefold to sevenfold increases</w:t>
      </w:r>
      <w:r w:rsidR="003F5698">
        <w:rPr>
          <w:sz w:val="20"/>
          <w:szCs w:val="20"/>
        </w:rPr>
        <w:t xml:space="preserve"> </w:t>
      </w:r>
      <w:r w:rsidRPr="003F5698">
        <w:rPr>
          <w:sz w:val="20"/>
          <w:szCs w:val="20"/>
        </w:rPr>
        <w:t xml:space="preserve">in mercury concentrations. </w:t>
      </w:r>
      <w:r w:rsidRPr="003F5698">
        <w:rPr>
          <w:i/>
          <w:sz w:val="20"/>
          <w:szCs w:val="20"/>
        </w:rPr>
        <w:t>Canadian Journal of Fisheries and Aquatic Sciences 73</w:t>
      </w:r>
      <w:r w:rsidRPr="003F5698">
        <w:rPr>
          <w:sz w:val="20"/>
          <w:szCs w:val="20"/>
        </w:rPr>
        <w:t>:</w:t>
      </w:r>
      <w:r w:rsidR="003F5698">
        <w:rPr>
          <w:sz w:val="20"/>
          <w:szCs w:val="20"/>
        </w:rPr>
        <w:t xml:space="preserve"> </w:t>
      </w:r>
      <w:r w:rsidRPr="003F5698">
        <w:rPr>
          <w:sz w:val="20"/>
          <w:szCs w:val="20"/>
        </w:rPr>
        <w:t xml:space="preserve">1104–1125. </w:t>
      </w:r>
    </w:p>
    <w:p w14:paraId="49E1A764" w14:textId="77777777" w:rsidR="003F5698" w:rsidRPr="003F5698" w:rsidRDefault="003F5698" w:rsidP="003F5698">
      <w:pPr>
        <w:ind w:left="720" w:hanging="720"/>
        <w:rPr>
          <w:sz w:val="20"/>
          <w:szCs w:val="20"/>
        </w:rPr>
      </w:pPr>
    </w:p>
    <w:p w14:paraId="22104F67" w14:textId="3CCA7899" w:rsidR="003F5698" w:rsidRDefault="00CB4A08" w:rsidP="003F5698">
      <w:pPr>
        <w:ind w:left="720" w:hanging="720"/>
        <w:rPr>
          <w:rFonts w:ascii="Times New Roman" w:eastAsia="Times New Roman" w:hAnsi="Times New Roman" w:cs="Times New Roman"/>
          <w:sz w:val="20"/>
          <w:szCs w:val="20"/>
        </w:rPr>
      </w:pPr>
      <w:r w:rsidRPr="003F5698">
        <w:rPr>
          <w:rFonts w:ascii="Times New Roman" w:eastAsia="Times New Roman" w:hAnsi="Times New Roman" w:cs="Times New Roman"/>
          <w:sz w:val="20"/>
          <w:szCs w:val="20"/>
        </w:rPr>
        <w:t xml:space="preserve"> </w:t>
      </w:r>
      <w:proofErr w:type="spellStart"/>
      <w:r w:rsidRPr="003F5698">
        <w:rPr>
          <w:sz w:val="20"/>
          <w:szCs w:val="20"/>
        </w:rPr>
        <w:t>Bodaly</w:t>
      </w:r>
      <w:proofErr w:type="spellEnd"/>
      <w:r w:rsidRPr="003F5698">
        <w:rPr>
          <w:sz w:val="20"/>
          <w:szCs w:val="20"/>
        </w:rPr>
        <w:t xml:space="preserve">, R. A., W. A. Jansen, A. R. Majewski, R. J. P. Fudge, N. E. Strange, A. J. </w:t>
      </w:r>
      <w:proofErr w:type="spellStart"/>
      <w:r w:rsidRPr="003F5698">
        <w:rPr>
          <w:sz w:val="20"/>
          <w:szCs w:val="20"/>
        </w:rPr>
        <w:t>Derksen</w:t>
      </w:r>
      <w:proofErr w:type="spellEnd"/>
      <w:r w:rsidRPr="003F5698">
        <w:rPr>
          <w:sz w:val="20"/>
          <w:szCs w:val="20"/>
        </w:rPr>
        <w:t xml:space="preserve">, &amp; D. J. </w:t>
      </w:r>
      <w:r w:rsidR="003F5698">
        <w:rPr>
          <w:sz w:val="20"/>
          <w:szCs w:val="20"/>
        </w:rPr>
        <w:t>G</w:t>
      </w:r>
      <w:r w:rsidRPr="003F5698">
        <w:rPr>
          <w:sz w:val="20"/>
          <w:szCs w:val="20"/>
        </w:rPr>
        <w:t xml:space="preserve">reen. 2007. </w:t>
      </w:r>
      <w:proofErr w:type="spellStart"/>
      <w:r w:rsidRPr="003F5698">
        <w:rPr>
          <w:sz w:val="20"/>
          <w:szCs w:val="20"/>
        </w:rPr>
        <w:t>Postimpoundment</w:t>
      </w:r>
      <w:proofErr w:type="spellEnd"/>
      <w:r w:rsidRPr="003F5698">
        <w:rPr>
          <w:sz w:val="20"/>
          <w:szCs w:val="20"/>
        </w:rPr>
        <w:t xml:space="preserve"> time course of increased mercury concentrations in fish in hydroelectric reservoirs of northern Manitoba, Canada. </w:t>
      </w:r>
      <w:r w:rsidRPr="003F5698">
        <w:rPr>
          <w:i/>
          <w:sz w:val="20"/>
          <w:szCs w:val="20"/>
        </w:rPr>
        <w:t>Archives of Environmental  Contamination and Toxicology 53</w:t>
      </w:r>
      <w:r w:rsidRPr="003F5698">
        <w:rPr>
          <w:sz w:val="20"/>
          <w:szCs w:val="20"/>
        </w:rPr>
        <w:t>: 379–389.</w:t>
      </w:r>
      <w:r w:rsidRPr="003F5698">
        <w:rPr>
          <w:rFonts w:ascii="Times New Roman" w:eastAsia="Times New Roman" w:hAnsi="Times New Roman" w:cs="Times New Roman"/>
          <w:sz w:val="20"/>
          <w:szCs w:val="20"/>
        </w:rPr>
        <w:t xml:space="preserve"> </w:t>
      </w:r>
    </w:p>
    <w:p w14:paraId="7A98D7AF" w14:textId="77777777" w:rsidR="003F5698" w:rsidRPr="003F5698" w:rsidRDefault="003F5698" w:rsidP="003F5698">
      <w:pPr>
        <w:ind w:left="720" w:hanging="720"/>
        <w:rPr>
          <w:sz w:val="20"/>
          <w:szCs w:val="20"/>
        </w:rPr>
      </w:pPr>
    </w:p>
    <w:p w14:paraId="30177F60" w14:textId="0919C4FB" w:rsidR="009126AB" w:rsidRDefault="00CB4A08" w:rsidP="003F5698">
      <w:pPr>
        <w:ind w:left="720" w:hanging="720"/>
        <w:rPr>
          <w:rFonts w:ascii="Arial Unicode MS" w:eastAsia="Arial Unicode MS" w:hAnsi="Arial Unicode MS" w:cs="Arial Unicode MS"/>
          <w:sz w:val="20"/>
          <w:szCs w:val="20"/>
        </w:rPr>
      </w:pPr>
      <w:r w:rsidRPr="003F5698">
        <w:rPr>
          <w:sz w:val="20"/>
          <w:szCs w:val="20"/>
        </w:rPr>
        <w:t xml:space="preserve">Driscoll, C. T., R. P. Mason, H. M. Chan, D. J. Jacob, &amp; N. </w:t>
      </w:r>
      <w:proofErr w:type="spellStart"/>
      <w:r w:rsidRPr="003F5698">
        <w:rPr>
          <w:sz w:val="20"/>
          <w:szCs w:val="20"/>
        </w:rPr>
        <w:t>Pirrone</w:t>
      </w:r>
      <w:proofErr w:type="spellEnd"/>
      <w:r w:rsidRPr="003F5698">
        <w:rPr>
          <w:sz w:val="20"/>
          <w:szCs w:val="20"/>
        </w:rPr>
        <w:t xml:space="preserve">. 2013. Mercury as a global pollutant: Sources, pathways, and effects. </w:t>
      </w:r>
      <w:r w:rsidRPr="003F5698">
        <w:rPr>
          <w:i/>
          <w:sz w:val="20"/>
          <w:szCs w:val="20"/>
        </w:rPr>
        <w:t>Environmental Science &amp; Technology</w:t>
      </w:r>
      <w:r w:rsidRPr="003F5698">
        <w:rPr>
          <w:sz w:val="20"/>
          <w:szCs w:val="20"/>
        </w:rPr>
        <w:t xml:space="preserve"> </w:t>
      </w:r>
      <w:r w:rsidRPr="003F5698">
        <w:rPr>
          <w:i/>
          <w:sz w:val="20"/>
          <w:szCs w:val="20"/>
        </w:rPr>
        <w:t>47</w:t>
      </w:r>
      <w:r w:rsidRPr="003F5698">
        <w:rPr>
          <w:rFonts w:ascii="Arial Unicode MS" w:eastAsia="Arial Unicode MS" w:hAnsi="Arial Unicode MS" w:cs="Arial Unicode MS"/>
          <w:sz w:val="20"/>
          <w:szCs w:val="20"/>
        </w:rPr>
        <w:t>: 4967−4983.</w:t>
      </w:r>
    </w:p>
    <w:p w14:paraId="4582465E" w14:textId="67336895" w:rsidR="003F5698" w:rsidRDefault="00CB4A08" w:rsidP="003F5698">
      <w:pPr>
        <w:spacing w:before="240"/>
        <w:ind w:left="720" w:hanging="720"/>
        <w:rPr>
          <w:sz w:val="20"/>
          <w:szCs w:val="20"/>
        </w:rPr>
      </w:pPr>
      <w:proofErr w:type="spellStart"/>
      <w:r w:rsidRPr="003F5698">
        <w:rPr>
          <w:sz w:val="20"/>
          <w:szCs w:val="20"/>
        </w:rPr>
        <w:t>Ouédraogo</w:t>
      </w:r>
      <w:proofErr w:type="spellEnd"/>
      <w:r w:rsidRPr="003F5698">
        <w:rPr>
          <w:sz w:val="20"/>
          <w:szCs w:val="20"/>
        </w:rPr>
        <w:t xml:space="preserve">, O., J. </w:t>
      </w:r>
      <w:proofErr w:type="spellStart"/>
      <w:r w:rsidRPr="003F5698">
        <w:rPr>
          <w:sz w:val="20"/>
          <w:szCs w:val="20"/>
        </w:rPr>
        <w:t>Chételat</w:t>
      </w:r>
      <w:proofErr w:type="spellEnd"/>
      <w:r w:rsidRPr="003F5698">
        <w:rPr>
          <w:sz w:val="20"/>
          <w:szCs w:val="20"/>
        </w:rPr>
        <w:t xml:space="preserve">, M. </w:t>
      </w:r>
      <w:proofErr w:type="spellStart"/>
      <w:r w:rsidRPr="003F5698">
        <w:rPr>
          <w:sz w:val="20"/>
          <w:szCs w:val="20"/>
        </w:rPr>
        <w:t>Amyot</w:t>
      </w:r>
      <w:proofErr w:type="spellEnd"/>
      <w:r w:rsidRPr="003F5698">
        <w:rPr>
          <w:sz w:val="20"/>
          <w:szCs w:val="20"/>
        </w:rPr>
        <w:t xml:space="preserve">. 2015. Bioaccumulation and trophic transfer of mercury and selenium in African sub-tropical fluvial reservoirs food webs (Burkina Faso). </w:t>
      </w:r>
      <w:proofErr w:type="spellStart"/>
      <w:r w:rsidRPr="003F5698">
        <w:rPr>
          <w:i/>
          <w:sz w:val="20"/>
          <w:szCs w:val="20"/>
        </w:rPr>
        <w:t>PLoS</w:t>
      </w:r>
      <w:proofErr w:type="spellEnd"/>
      <w:r w:rsidRPr="003F5698">
        <w:rPr>
          <w:i/>
          <w:sz w:val="20"/>
          <w:szCs w:val="20"/>
        </w:rPr>
        <w:t xml:space="preserve"> ONE 10</w:t>
      </w:r>
      <w:r w:rsidRPr="003F5698">
        <w:rPr>
          <w:sz w:val="20"/>
          <w:szCs w:val="20"/>
        </w:rPr>
        <w:t>: e0123048.</w:t>
      </w:r>
    </w:p>
    <w:p w14:paraId="3A400A20" w14:textId="77777777" w:rsidR="003F5698" w:rsidRDefault="003F5698" w:rsidP="003F5698">
      <w:pPr>
        <w:ind w:left="720" w:hanging="720"/>
        <w:rPr>
          <w:sz w:val="20"/>
          <w:szCs w:val="20"/>
        </w:rPr>
      </w:pPr>
    </w:p>
    <w:p w14:paraId="5AC9058C" w14:textId="70DF84B0" w:rsidR="009126AB" w:rsidRDefault="00CB4A08" w:rsidP="003F5698">
      <w:pPr>
        <w:ind w:left="720" w:hanging="720"/>
        <w:rPr>
          <w:sz w:val="20"/>
          <w:szCs w:val="20"/>
        </w:rPr>
      </w:pPr>
      <w:r w:rsidRPr="003F5698">
        <w:rPr>
          <w:sz w:val="20"/>
          <w:szCs w:val="20"/>
        </w:rPr>
        <w:t xml:space="preserve">Perkins, M. J., R. A. McDonald, &amp; S. </w:t>
      </w:r>
      <w:proofErr w:type="spellStart"/>
      <w:r w:rsidRPr="003F5698">
        <w:rPr>
          <w:sz w:val="20"/>
          <w:szCs w:val="20"/>
        </w:rPr>
        <w:t>Bearhop</w:t>
      </w:r>
      <w:proofErr w:type="spellEnd"/>
      <w:r w:rsidRPr="003F5698">
        <w:rPr>
          <w:sz w:val="20"/>
          <w:szCs w:val="20"/>
        </w:rPr>
        <w:t>. 2014. Application of nitrogen and carbon stable</w:t>
      </w:r>
      <w:r w:rsidR="003F5698">
        <w:rPr>
          <w:sz w:val="20"/>
          <w:szCs w:val="20"/>
        </w:rPr>
        <w:t xml:space="preserve"> </w:t>
      </w:r>
      <w:r w:rsidRPr="003F5698">
        <w:rPr>
          <w:sz w:val="20"/>
          <w:szCs w:val="20"/>
        </w:rPr>
        <w:t xml:space="preserve">isotopes (ẟ15N and ẟ13C) to quantify food chain length and trophic structure. </w:t>
      </w:r>
      <w:proofErr w:type="spellStart"/>
      <w:r w:rsidRPr="003F5698">
        <w:rPr>
          <w:i/>
          <w:sz w:val="20"/>
          <w:szCs w:val="20"/>
        </w:rPr>
        <w:t>PLoS</w:t>
      </w:r>
      <w:proofErr w:type="spellEnd"/>
      <w:r w:rsidRPr="003F5698">
        <w:rPr>
          <w:i/>
          <w:sz w:val="20"/>
          <w:szCs w:val="20"/>
        </w:rPr>
        <w:t xml:space="preserve"> ONE 9</w:t>
      </w:r>
      <w:r w:rsidRPr="003F5698">
        <w:rPr>
          <w:sz w:val="20"/>
          <w:szCs w:val="20"/>
        </w:rPr>
        <w:t>: e93281.</w:t>
      </w:r>
    </w:p>
    <w:p w14:paraId="49F23A37" w14:textId="77777777" w:rsidR="003F5698" w:rsidRPr="003F5698" w:rsidRDefault="003F5698" w:rsidP="003F5698">
      <w:pPr>
        <w:ind w:left="720" w:hanging="720"/>
        <w:rPr>
          <w:sz w:val="20"/>
          <w:szCs w:val="20"/>
        </w:rPr>
      </w:pPr>
    </w:p>
    <w:p w14:paraId="6B1E6B47" w14:textId="76B64543" w:rsidR="009126AB" w:rsidRDefault="00CB4A08" w:rsidP="003F5698">
      <w:pPr>
        <w:ind w:left="720" w:hanging="720"/>
        <w:rPr>
          <w:sz w:val="20"/>
          <w:szCs w:val="20"/>
        </w:rPr>
      </w:pPr>
      <w:r w:rsidRPr="003F5698">
        <w:rPr>
          <w:rFonts w:ascii="Times New Roman" w:eastAsia="Times New Roman" w:hAnsi="Times New Roman" w:cs="Times New Roman"/>
          <w:sz w:val="20"/>
          <w:szCs w:val="20"/>
        </w:rPr>
        <w:t xml:space="preserve"> </w:t>
      </w:r>
      <w:r w:rsidRPr="003F5698">
        <w:rPr>
          <w:sz w:val="20"/>
          <w:szCs w:val="20"/>
        </w:rPr>
        <w:t xml:space="preserve">Reinhart, B. L., K. A. Kidd, &amp; R. A. Curry. 2018a. Preliminary report on mercury in fish above and below the </w:t>
      </w:r>
      <w:proofErr w:type="spellStart"/>
      <w:r w:rsidRPr="003F5698">
        <w:rPr>
          <w:sz w:val="20"/>
          <w:szCs w:val="20"/>
        </w:rPr>
        <w:t>Mactaquac</w:t>
      </w:r>
      <w:proofErr w:type="spellEnd"/>
      <w:r w:rsidRPr="003F5698">
        <w:rPr>
          <w:sz w:val="20"/>
          <w:szCs w:val="20"/>
        </w:rPr>
        <w:t xml:space="preserve"> Dam. </w:t>
      </w:r>
      <w:proofErr w:type="spellStart"/>
      <w:r w:rsidRPr="003F5698">
        <w:rPr>
          <w:i/>
          <w:sz w:val="20"/>
          <w:szCs w:val="20"/>
        </w:rPr>
        <w:t>Mactaquac</w:t>
      </w:r>
      <w:proofErr w:type="spellEnd"/>
      <w:r w:rsidRPr="003F5698">
        <w:rPr>
          <w:i/>
          <w:sz w:val="20"/>
          <w:szCs w:val="20"/>
        </w:rPr>
        <w:t xml:space="preserve"> Aquatic Ecosystem Study Report</w:t>
      </w:r>
      <w:r w:rsidRPr="003F5698">
        <w:rPr>
          <w:sz w:val="20"/>
          <w:szCs w:val="20"/>
        </w:rPr>
        <w:t xml:space="preserve"> 2018-062. </w:t>
      </w:r>
    </w:p>
    <w:p w14:paraId="3CEAF2D7" w14:textId="77777777" w:rsidR="003F5698" w:rsidRPr="003F5698" w:rsidRDefault="003F5698" w:rsidP="003F5698">
      <w:pPr>
        <w:ind w:left="720" w:hanging="720"/>
        <w:rPr>
          <w:sz w:val="20"/>
          <w:szCs w:val="20"/>
        </w:rPr>
      </w:pPr>
    </w:p>
    <w:p w14:paraId="5877D26B" w14:textId="498C1061" w:rsidR="009126AB" w:rsidRDefault="00CB4A08" w:rsidP="003F5698">
      <w:pPr>
        <w:ind w:left="720" w:hanging="720"/>
        <w:rPr>
          <w:sz w:val="20"/>
          <w:szCs w:val="20"/>
        </w:rPr>
      </w:pPr>
      <w:r w:rsidRPr="003F5698">
        <w:rPr>
          <w:rFonts w:ascii="Times New Roman" w:eastAsia="Times New Roman" w:hAnsi="Times New Roman" w:cs="Times New Roman"/>
          <w:sz w:val="20"/>
          <w:szCs w:val="20"/>
        </w:rPr>
        <w:t xml:space="preserve"> </w:t>
      </w:r>
      <w:r w:rsidRPr="003F5698">
        <w:rPr>
          <w:sz w:val="20"/>
          <w:szCs w:val="20"/>
        </w:rPr>
        <w:t xml:space="preserve">Reinhart, B. L., K. A. Kidd, R. A. Curry, N. J. O'Driscoll, &amp; S. A. Pavey. 2018b. Mercury </w:t>
      </w:r>
      <w:r w:rsidR="003F5698">
        <w:rPr>
          <w:sz w:val="20"/>
          <w:szCs w:val="20"/>
        </w:rPr>
        <w:t>b</w:t>
      </w:r>
      <w:r w:rsidRPr="003F5698">
        <w:rPr>
          <w:sz w:val="20"/>
          <w:szCs w:val="20"/>
        </w:rPr>
        <w:t xml:space="preserve">ioaccumulation in aquatic biota along a salinity gradient in the Saint John River estuary. </w:t>
      </w:r>
      <w:r w:rsidRPr="003F5698">
        <w:rPr>
          <w:i/>
          <w:sz w:val="20"/>
          <w:szCs w:val="20"/>
        </w:rPr>
        <w:t>Journal of Environmental Sciences 68</w:t>
      </w:r>
      <w:r w:rsidRPr="003F5698">
        <w:rPr>
          <w:sz w:val="20"/>
          <w:szCs w:val="20"/>
        </w:rPr>
        <w:t xml:space="preserve">: 41-54. </w:t>
      </w:r>
    </w:p>
    <w:p w14:paraId="036EB69F" w14:textId="77777777" w:rsidR="003F5698" w:rsidRPr="003F5698" w:rsidRDefault="003F5698" w:rsidP="003F5698">
      <w:pPr>
        <w:ind w:left="720" w:hanging="720"/>
        <w:rPr>
          <w:sz w:val="20"/>
          <w:szCs w:val="20"/>
        </w:rPr>
      </w:pPr>
    </w:p>
    <w:p w14:paraId="5B219354" w14:textId="1D5D2897" w:rsidR="009126AB" w:rsidRDefault="00CB4A08" w:rsidP="003F5698">
      <w:pPr>
        <w:ind w:left="720" w:hanging="720"/>
        <w:rPr>
          <w:sz w:val="20"/>
          <w:szCs w:val="20"/>
        </w:rPr>
      </w:pPr>
      <w:r w:rsidRPr="003F5698">
        <w:rPr>
          <w:rFonts w:ascii="Times New Roman" w:eastAsia="Times New Roman" w:hAnsi="Times New Roman" w:cs="Times New Roman"/>
          <w:sz w:val="20"/>
          <w:szCs w:val="20"/>
        </w:rPr>
        <w:t xml:space="preserve"> </w:t>
      </w:r>
      <w:proofErr w:type="spellStart"/>
      <w:r w:rsidRPr="003F5698">
        <w:rPr>
          <w:sz w:val="20"/>
          <w:szCs w:val="20"/>
        </w:rPr>
        <w:t>Storelli</w:t>
      </w:r>
      <w:proofErr w:type="spellEnd"/>
      <w:r w:rsidRPr="003F5698">
        <w:rPr>
          <w:sz w:val="20"/>
          <w:szCs w:val="20"/>
        </w:rPr>
        <w:t xml:space="preserve">, M. M., R. </w:t>
      </w:r>
      <w:proofErr w:type="spellStart"/>
      <w:r w:rsidRPr="003F5698">
        <w:rPr>
          <w:sz w:val="20"/>
          <w:szCs w:val="20"/>
        </w:rPr>
        <w:t>Giacominelli-Stuffler</w:t>
      </w:r>
      <w:proofErr w:type="spellEnd"/>
      <w:r w:rsidRPr="003F5698">
        <w:rPr>
          <w:sz w:val="20"/>
          <w:szCs w:val="20"/>
        </w:rPr>
        <w:t xml:space="preserve">, &amp; G. O. </w:t>
      </w:r>
      <w:proofErr w:type="spellStart"/>
      <w:r w:rsidRPr="003F5698">
        <w:rPr>
          <w:sz w:val="20"/>
          <w:szCs w:val="20"/>
        </w:rPr>
        <w:t>Marcotrigiano</w:t>
      </w:r>
      <w:proofErr w:type="spellEnd"/>
      <w:r w:rsidRPr="003F5698">
        <w:rPr>
          <w:sz w:val="20"/>
          <w:szCs w:val="20"/>
        </w:rPr>
        <w:t>. 2006. Relationship between total</w:t>
      </w:r>
      <w:r w:rsidR="003F5698">
        <w:rPr>
          <w:sz w:val="20"/>
          <w:szCs w:val="20"/>
        </w:rPr>
        <w:t xml:space="preserve"> </w:t>
      </w:r>
      <w:r w:rsidRPr="003F5698">
        <w:rPr>
          <w:sz w:val="20"/>
          <w:szCs w:val="20"/>
        </w:rPr>
        <w:t xml:space="preserve">mercury concentration and fish size in two pelagic fish species: Implications for  consumer health. </w:t>
      </w:r>
      <w:r w:rsidRPr="003F5698">
        <w:rPr>
          <w:i/>
          <w:sz w:val="20"/>
          <w:szCs w:val="20"/>
        </w:rPr>
        <w:t>Journal of Food Protection</w:t>
      </w:r>
      <w:r w:rsidRPr="003F5698">
        <w:rPr>
          <w:sz w:val="20"/>
          <w:szCs w:val="20"/>
        </w:rPr>
        <w:t xml:space="preserve"> </w:t>
      </w:r>
      <w:r w:rsidRPr="003F5698">
        <w:rPr>
          <w:i/>
          <w:sz w:val="20"/>
          <w:szCs w:val="20"/>
        </w:rPr>
        <w:t>69</w:t>
      </w:r>
      <w:r w:rsidRPr="003F5698">
        <w:rPr>
          <w:sz w:val="20"/>
          <w:szCs w:val="20"/>
        </w:rPr>
        <w:t xml:space="preserve">: 1402–1405. </w:t>
      </w:r>
    </w:p>
    <w:p w14:paraId="321DD854" w14:textId="10AD391F" w:rsidR="009126AB" w:rsidRPr="003F5698" w:rsidRDefault="00CB4A08" w:rsidP="003F5698">
      <w:pPr>
        <w:spacing w:before="240"/>
        <w:ind w:left="720" w:hanging="720"/>
        <w:rPr>
          <w:sz w:val="20"/>
          <w:szCs w:val="20"/>
        </w:rPr>
      </w:pPr>
      <w:proofErr w:type="spellStart"/>
      <w:r w:rsidRPr="003F5698">
        <w:rPr>
          <w:sz w:val="20"/>
          <w:szCs w:val="20"/>
        </w:rPr>
        <w:t>Trudel</w:t>
      </w:r>
      <w:proofErr w:type="spellEnd"/>
      <w:r w:rsidRPr="003F5698">
        <w:rPr>
          <w:sz w:val="20"/>
          <w:szCs w:val="20"/>
        </w:rPr>
        <w:t>, M., &amp; J. B. Rasmussen. 2006. Bioenergetics and mercury dynamics in fish: A modelling</w:t>
      </w:r>
      <w:r w:rsidR="003F5698">
        <w:rPr>
          <w:sz w:val="20"/>
          <w:szCs w:val="20"/>
        </w:rPr>
        <w:t xml:space="preserve"> </w:t>
      </w:r>
      <w:r w:rsidRPr="003F5698">
        <w:rPr>
          <w:sz w:val="20"/>
          <w:szCs w:val="20"/>
        </w:rPr>
        <w:t xml:space="preserve">perspective. </w:t>
      </w:r>
      <w:r w:rsidRPr="003F5698">
        <w:rPr>
          <w:i/>
          <w:sz w:val="20"/>
          <w:szCs w:val="20"/>
        </w:rPr>
        <w:t>Canadian Journal of Fisheries and Aquatic Sciences</w:t>
      </w:r>
      <w:r w:rsidRPr="003F5698">
        <w:rPr>
          <w:sz w:val="20"/>
          <w:szCs w:val="20"/>
        </w:rPr>
        <w:t xml:space="preserve"> </w:t>
      </w:r>
      <w:r w:rsidRPr="003F5698">
        <w:rPr>
          <w:i/>
          <w:sz w:val="20"/>
          <w:szCs w:val="20"/>
        </w:rPr>
        <w:t>63</w:t>
      </w:r>
      <w:r w:rsidRPr="003F5698">
        <w:rPr>
          <w:sz w:val="20"/>
          <w:szCs w:val="20"/>
        </w:rPr>
        <w:t>: 1890–1902.</w:t>
      </w:r>
    </w:p>
    <w:p w14:paraId="3E00EE0D" w14:textId="77777777" w:rsidR="009126AB" w:rsidRPr="003F5698" w:rsidRDefault="00CB4A08" w:rsidP="003F5698">
      <w:pPr>
        <w:rPr>
          <w:rFonts w:ascii="Times New Roman" w:eastAsia="Times New Roman" w:hAnsi="Times New Roman" w:cs="Times New Roman"/>
          <w:sz w:val="20"/>
          <w:szCs w:val="20"/>
        </w:rPr>
      </w:pPr>
      <w:r w:rsidRPr="003F5698">
        <w:rPr>
          <w:rFonts w:ascii="Times New Roman" w:eastAsia="Times New Roman" w:hAnsi="Times New Roman" w:cs="Times New Roman"/>
          <w:sz w:val="20"/>
          <w:szCs w:val="20"/>
        </w:rPr>
        <w:t xml:space="preserve"> </w:t>
      </w:r>
    </w:p>
    <w:p w14:paraId="44B932E7" w14:textId="77777777" w:rsidR="009126AB" w:rsidRPr="003F5698" w:rsidRDefault="00CB4A08" w:rsidP="003F5698">
      <w:pPr>
        <w:rPr>
          <w:sz w:val="20"/>
          <w:szCs w:val="20"/>
        </w:rPr>
      </w:pPr>
      <w:r w:rsidRPr="003F5698">
        <w:rPr>
          <w:sz w:val="20"/>
          <w:szCs w:val="20"/>
        </w:rPr>
        <w:t xml:space="preserve"> </w:t>
      </w:r>
    </w:p>
    <w:p w14:paraId="0FE29B04" w14:textId="77777777" w:rsidR="009126AB" w:rsidRDefault="009126AB">
      <w:pPr>
        <w:spacing w:before="240" w:after="240"/>
        <w:ind w:left="960" w:hanging="480"/>
      </w:pPr>
    </w:p>
    <w:p w14:paraId="3C23B4DF" w14:textId="03591096" w:rsidR="00B544E9" w:rsidRDefault="00B544E9">
      <w:pPr>
        <w:rPr>
          <w:ins w:id="179" w:author="Sally Ju" w:date="2021-04-28T09:14:00Z"/>
        </w:rPr>
      </w:pPr>
      <w:ins w:id="180" w:author="Sally Ju" w:date="2021-04-28T09:14:00Z">
        <w:r>
          <w:br w:type="page"/>
        </w:r>
      </w:ins>
    </w:p>
    <w:p w14:paraId="7F203EE3" w14:textId="7E9CC679" w:rsidR="00B544E9" w:rsidRDefault="00B544E9" w:rsidP="00B544E9">
      <w:pPr>
        <w:pStyle w:val="Heading1"/>
        <w:spacing w:before="0"/>
        <w:rPr>
          <w:ins w:id="181" w:author="Sally Ju" w:date="2021-04-28T09:14:00Z"/>
          <w:b/>
          <w:bCs/>
        </w:rPr>
      </w:pPr>
      <w:bookmarkStart w:id="182" w:name="_Toc70493765"/>
      <w:ins w:id="183" w:author="Sally Ju" w:date="2021-04-28T09:14:00Z">
        <w:r w:rsidRPr="00DD727E">
          <w:rPr>
            <w:b/>
            <w:bCs/>
          </w:rPr>
          <w:lastRenderedPageBreak/>
          <w:t xml:space="preserve">Appendix A: Supplementary </w:t>
        </w:r>
        <w:r>
          <w:rPr>
            <w:b/>
            <w:bCs/>
          </w:rPr>
          <w:t>F</w:t>
        </w:r>
        <w:r w:rsidRPr="00DD727E">
          <w:rPr>
            <w:b/>
            <w:bCs/>
          </w:rPr>
          <w:t>igures</w:t>
        </w:r>
        <w:bookmarkEnd w:id="182"/>
        <w:r w:rsidRPr="00DD727E">
          <w:rPr>
            <w:b/>
            <w:bCs/>
          </w:rPr>
          <w:t xml:space="preserve"> </w:t>
        </w:r>
      </w:ins>
    </w:p>
    <w:p w14:paraId="13197EAF" w14:textId="77777777" w:rsidR="00B544E9" w:rsidRPr="00DD727E" w:rsidRDefault="00B544E9" w:rsidP="00B544E9">
      <w:pPr>
        <w:rPr>
          <w:ins w:id="184" w:author="Sally Ju" w:date="2021-04-28T09:14:00Z"/>
        </w:rPr>
      </w:pPr>
    </w:p>
    <w:p w14:paraId="541DA88F" w14:textId="77777777" w:rsidR="00B544E9" w:rsidRDefault="00B544E9" w:rsidP="00B544E9">
      <w:pPr>
        <w:jc w:val="center"/>
        <w:rPr>
          <w:ins w:id="185" w:author="Sally Ju" w:date="2021-04-28T09:14:00Z"/>
        </w:rPr>
      </w:pPr>
      <w:ins w:id="186" w:author="Sally Ju" w:date="2021-04-28T09:14:00Z">
        <w:r>
          <w:rPr>
            <w:noProof/>
          </w:rPr>
          <w:drawing>
            <wp:inline distT="0" distB="0" distL="0" distR="0" wp14:anchorId="18B917CC" wp14:editId="0FD2BF02">
              <wp:extent cx="3740912" cy="3129667"/>
              <wp:effectExtent l="19050" t="19050" r="1206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4127" cy="3140722"/>
                      </a:xfrm>
                      <a:prstGeom prst="rect">
                        <a:avLst/>
                      </a:prstGeom>
                      <a:noFill/>
                      <a:ln>
                        <a:solidFill>
                          <a:schemeClr val="tx1"/>
                        </a:solidFill>
                      </a:ln>
                    </pic:spPr>
                  </pic:pic>
                </a:graphicData>
              </a:graphic>
            </wp:inline>
          </w:drawing>
        </w:r>
      </w:ins>
    </w:p>
    <w:p w14:paraId="10D85D81" w14:textId="77777777" w:rsidR="00B544E9" w:rsidRDefault="00B544E9" w:rsidP="00B544E9">
      <w:pPr>
        <w:pStyle w:val="NormalWeb"/>
        <w:spacing w:before="0" w:beforeAutospacing="0" w:after="240" w:afterAutospacing="0"/>
        <w:rPr>
          <w:ins w:id="187" w:author="Sally Ju" w:date="2021-04-28T09:14:00Z"/>
          <w:rFonts w:ascii="Arial" w:hAnsi="Arial" w:cs="Arial"/>
          <w:color w:val="000000"/>
          <w:sz w:val="22"/>
          <w:szCs w:val="22"/>
        </w:rPr>
      </w:pPr>
      <w:ins w:id="188" w:author="Sally Ju" w:date="2021-04-28T09:14:00Z">
        <w:r w:rsidRPr="00DD727E">
          <w:rPr>
            <w:rFonts w:ascii="Arial" w:hAnsi="Arial" w:cs="Arial"/>
            <w:b/>
            <w:bCs/>
            <w:color w:val="000000"/>
            <w:sz w:val="22"/>
            <w:szCs w:val="22"/>
          </w:rPr>
          <w:t>Figure A1.</w:t>
        </w:r>
        <w:r>
          <w:rPr>
            <w:rFonts w:ascii="Arial" w:hAnsi="Arial" w:cs="Arial"/>
            <w:color w:val="000000"/>
            <w:sz w:val="22"/>
            <w:szCs w:val="22"/>
          </w:rPr>
          <w:t xml:space="preserve"> </w:t>
        </w:r>
        <w:proofErr w:type="spellStart"/>
        <w:r>
          <w:rPr>
            <w:rFonts w:ascii="Arial" w:hAnsi="Arial" w:cs="Arial"/>
            <w:color w:val="000000"/>
            <w:sz w:val="22"/>
            <w:szCs w:val="22"/>
          </w:rPr>
          <w:t>Screeplot</w:t>
        </w:r>
        <w:proofErr w:type="spellEnd"/>
        <w:r>
          <w:rPr>
            <w:rFonts w:ascii="Arial" w:hAnsi="Arial" w:cs="Arial"/>
            <w:color w:val="000000"/>
            <w:sz w:val="22"/>
            <w:szCs w:val="22"/>
          </w:rPr>
          <w:t xml:space="preserve"> from the PCA of the Yellow Perch physical parameters.</w:t>
        </w:r>
        <w:r>
          <w:rPr>
            <w:rFonts w:ascii="Arial" w:hAnsi="Arial" w:cs="Arial"/>
            <w:color w:val="000000"/>
            <w:sz w:val="22"/>
            <w:szCs w:val="22"/>
          </w:rPr>
          <w:br/>
        </w:r>
      </w:ins>
    </w:p>
    <w:p w14:paraId="5787D263" w14:textId="77777777" w:rsidR="00B544E9" w:rsidRDefault="00B544E9" w:rsidP="00B544E9">
      <w:pPr>
        <w:jc w:val="center"/>
        <w:rPr>
          <w:ins w:id="189" w:author="Sally Ju" w:date="2021-04-28T09:14:00Z"/>
        </w:rPr>
      </w:pPr>
      <w:ins w:id="190" w:author="Sally Ju" w:date="2021-04-28T09:14:00Z">
        <w:r>
          <w:rPr>
            <w:noProof/>
          </w:rPr>
          <w:drawing>
            <wp:inline distT="0" distB="0" distL="0" distR="0" wp14:anchorId="22F677A9" wp14:editId="64595041">
              <wp:extent cx="3781674" cy="3240685"/>
              <wp:effectExtent l="19050" t="19050" r="952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636" cy="3291212"/>
                      </a:xfrm>
                      <a:prstGeom prst="rect">
                        <a:avLst/>
                      </a:prstGeom>
                      <a:noFill/>
                      <a:ln>
                        <a:solidFill>
                          <a:schemeClr val="tx1"/>
                        </a:solidFill>
                      </a:ln>
                    </pic:spPr>
                  </pic:pic>
                </a:graphicData>
              </a:graphic>
            </wp:inline>
          </w:drawing>
        </w:r>
      </w:ins>
    </w:p>
    <w:p w14:paraId="109F0678" w14:textId="77777777" w:rsidR="00B544E9" w:rsidRDefault="00B544E9" w:rsidP="00B544E9">
      <w:pPr>
        <w:pStyle w:val="NormalWeb"/>
        <w:spacing w:before="0" w:beforeAutospacing="0" w:after="240" w:afterAutospacing="0"/>
        <w:rPr>
          <w:ins w:id="191" w:author="Sally Ju" w:date="2021-04-28T09:14:00Z"/>
          <w:rFonts w:ascii="Arial" w:hAnsi="Arial" w:cs="Arial"/>
          <w:color w:val="000000"/>
          <w:sz w:val="22"/>
          <w:szCs w:val="22"/>
        </w:rPr>
      </w:pPr>
      <w:ins w:id="192" w:author="Sally Ju" w:date="2021-04-28T09:14:00Z">
        <w:r w:rsidRPr="00DD727E">
          <w:rPr>
            <w:rFonts w:ascii="Arial" w:hAnsi="Arial" w:cs="Arial"/>
            <w:b/>
            <w:bCs/>
            <w:color w:val="000000"/>
            <w:sz w:val="22"/>
            <w:szCs w:val="22"/>
          </w:rPr>
          <w:t>Figure A</w:t>
        </w:r>
        <w:r>
          <w:rPr>
            <w:rFonts w:ascii="Arial" w:hAnsi="Arial" w:cs="Arial"/>
            <w:b/>
            <w:bCs/>
            <w:color w:val="000000"/>
            <w:sz w:val="22"/>
            <w:szCs w:val="22"/>
          </w:rPr>
          <w:t>2</w:t>
        </w:r>
        <w:r w:rsidRPr="00DD727E">
          <w:rPr>
            <w:rFonts w:ascii="Arial" w:hAnsi="Arial" w:cs="Arial"/>
            <w:b/>
            <w:bCs/>
            <w:color w:val="000000"/>
            <w:sz w:val="22"/>
            <w:szCs w:val="22"/>
          </w:rPr>
          <w:t>.</w:t>
        </w:r>
        <w:r>
          <w:rPr>
            <w:rFonts w:ascii="Arial" w:hAnsi="Arial" w:cs="Arial"/>
            <w:color w:val="000000"/>
            <w:sz w:val="22"/>
            <w:szCs w:val="22"/>
          </w:rPr>
          <w:t xml:space="preserve"> </w:t>
        </w:r>
        <w:proofErr w:type="spellStart"/>
        <w:r>
          <w:rPr>
            <w:rFonts w:ascii="Arial" w:hAnsi="Arial" w:cs="Arial"/>
            <w:color w:val="000000"/>
            <w:sz w:val="22"/>
            <w:szCs w:val="22"/>
          </w:rPr>
          <w:t>Screeplot</w:t>
        </w:r>
        <w:proofErr w:type="spellEnd"/>
        <w:r>
          <w:rPr>
            <w:rFonts w:ascii="Arial" w:hAnsi="Arial" w:cs="Arial"/>
            <w:color w:val="000000"/>
            <w:sz w:val="22"/>
            <w:szCs w:val="22"/>
          </w:rPr>
          <w:t xml:space="preserve"> from the PCA of the Smallmouth Bass physical parameters.</w:t>
        </w:r>
      </w:ins>
    </w:p>
    <w:p w14:paraId="3FC7EFA7" w14:textId="77777777" w:rsidR="00B544E9" w:rsidRDefault="00B544E9" w:rsidP="00B544E9">
      <w:pPr>
        <w:jc w:val="center"/>
        <w:rPr>
          <w:ins w:id="193" w:author="Sally Ju" w:date="2021-04-28T09:14:00Z"/>
        </w:rPr>
      </w:pPr>
      <w:ins w:id="194" w:author="Sally Ju" w:date="2021-04-28T09:14:00Z">
        <w:r>
          <w:rPr>
            <w:noProof/>
          </w:rPr>
          <w:lastRenderedPageBreak/>
          <w:drawing>
            <wp:inline distT="0" distB="0" distL="0" distR="0" wp14:anchorId="5168C0DA" wp14:editId="3ABB52F9">
              <wp:extent cx="4911707" cy="3439767"/>
              <wp:effectExtent l="19050" t="19050" r="2286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350" cy="3479435"/>
                      </a:xfrm>
                      <a:prstGeom prst="rect">
                        <a:avLst/>
                      </a:prstGeom>
                      <a:noFill/>
                      <a:ln>
                        <a:solidFill>
                          <a:schemeClr val="tx1"/>
                        </a:solidFill>
                      </a:ln>
                    </pic:spPr>
                  </pic:pic>
                </a:graphicData>
              </a:graphic>
            </wp:inline>
          </w:drawing>
        </w:r>
      </w:ins>
    </w:p>
    <w:p w14:paraId="7441AD23" w14:textId="77777777" w:rsidR="00B544E9" w:rsidRDefault="00B544E9" w:rsidP="00B544E9">
      <w:pPr>
        <w:pStyle w:val="NormalWeb"/>
        <w:spacing w:before="0" w:beforeAutospacing="0" w:after="240" w:afterAutospacing="0"/>
        <w:rPr>
          <w:ins w:id="195" w:author="Sally Ju" w:date="2021-04-28T09:14:00Z"/>
          <w:rFonts w:ascii="Arial" w:hAnsi="Arial" w:cs="Arial"/>
          <w:color w:val="000000"/>
          <w:sz w:val="22"/>
          <w:szCs w:val="22"/>
        </w:rPr>
      </w:pPr>
      <w:ins w:id="196" w:author="Sally Ju" w:date="2021-04-28T09:14:00Z">
        <w:r w:rsidRPr="00DD727E">
          <w:rPr>
            <w:rFonts w:ascii="Arial" w:hAnsi="Arial" w:cs="Arial"/>
            <w:b/>
            <w:bCs/>
            <w:color w:val="000000"/>
            <w:sz w:val="22"/>
            <w:szCs w:val="22"/>
          </w:rPr>
          <w:t>Figure A3.</w:t>
        </w:r>
        <w:r>
          <w:rPr>
            <w:rFonts w:ascii="Arial" w:hAnsi="Arial" w:cs="Arial"/>
            <w:color w:val="000000"/>
            <w:sz w:val="22"/>
            <w:szCs w:val="22"/>
          </w:rPr>
          <w:t xml:space="preserve"> Contributions of variables to the first two Principal Components based on the PCA of the Yellow Perch physical parameters.</w:t>
        </w:r>
        <w:r>
          <w:rPr>
            <w:rFonts w:ascii="Arial" w:hAnsi="Arial" w:cs="Arial"/>
            <w:color w:val="000000"/>
            <w:sz w:val="22"/>
            <w:szCs w:val="22"/>
          </w:rPr>
          <w:br/>
        </w:r>
      </w:ins>
    </w:p>
    <w:p w14:paraId="169BFEE5" w14:textId="77777777" w:rsidR="00B544E9" w:rsidRDefault="00B544E9" w:rsidP="00B544E9">
      <w:pPr>
        <w:pStyle w:val="NormalWeb"/>
        <w:spacing w:before="0" w:beforeAutospacing="0" w:after="0" w:afterAutospacing="0"/>
        <w:jc w:val="center"/>
        <w:rPr>
          <w:ins w:id="197" w:author="Sally Ju" w:date="2021-04-28T09:14:00Z"/>
        </w:rPr>
      </w:pPr>
      <w:ins w:id="198" w:author="Sally Ju" w:date="2021-04-28T09:14:00Z">
        <w:r>
          <w:rPr>
            <w:noProof/>
          </w:rPr>
          <w:drawing>
            <wp:inline distT="0" distB="0" distL="0" distR="0" wp14:anchorId="3F6AE3E3" wp14:editId="02B5559C">
              <wp:extent cx="4896644" cy="3429221"/>
              <wp:effectExtent l="19050" t="19050" r="1841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8419" cy="3465480"/>
                      </a:xfrm>
                      <a:prstGeom prst="rect">
                        <a:avLst/>
                      </a:prstGeom>
                      <a:noFill/>
                      <a:ln>
                        <a:solidFill>
                          <a:schemeClr val="tx1"/>
                        </a:solidFill>
                      </a:ln>
                    </pic:spPr>
                  </pic:pic>
                </a:graphicData>
              </a:graphic>
            </wp:inline>
          </w:drawing>
        </w:r>
      </w:ins>
    </w:p>
    <w:p w14:paraId="798E4F4F" w14:textId="77777777" w:rsidR="00B544E9" w:rsidRDefault="00B544E9" w:rsidP="00B544E9">
      <w:pPr>
        <w:pStyle w:val="NormalWeb"/>
        <w:spacing w:before="240" w:beforeAutospacing="0" w:after="0" w:afterAutospacing="0"/>
        <w:rPr>
          <w:ins w:id="199" w:author="Sally Ju" w:date="2021-04-28T09:14:00Z"/>
          <w:rFonts w:ascii="Arial" w:hAnsi="Arial" w:cs="Arial"/>
          <w:color w:val="000000"/>
          <w:sz w:val="22"/>
          <w:szCs w:val="22"/>
        </w:rPr>
      </w:pPr>
      <w:ins w:id="200" w:author="Sally Ju" w:date="2021-04-28T09:14:00Z">
        <w:r w:rsidRPr="00DD727E">
          <w:rPr>
            <w:rFonts w:ascii="Arial" w:hAnsi="Arial" w:cs="Arial"/>
            <w:b/>
            <w:bCs/>
            <w:color w:val="000000"/>
            <w:sz w:val="22"/>
            <w:szCs w:val="22"/>
          </w:rPr>
          <w:t>Figure A</w:t>
        </w:r>
        <w:r>
          <w:rPr>
            <w:rFonts w:ascii="Arial" w:hAnsi="Arial" w:cs="Arial"/>
            <w:b/>
            <w:bCs/>
            <w:color w:val="000000"/>
            <w:sz w:val="22"/>
            <w:szCs w:val="22"/>
          </w:rPr>
          <w:t>4</w:t>
        </w:r>
        <w:r w:rsidRPr="00DD727E">
          <w:rPr>
            <w:rFonts w:ascii="Arial" w:hAnsi="Arial" w:cs="Arial"/>
            <w:b/>
            <w:bCs/>
            <w:color w:val="000000"/>
            <w:sz w:val="22"/>
            <w:szCs w:val="22"/>
          </w:rPr>
          <w:t>.</w:t>
        </w:r>
        <w:r>
          <w:rPr>
            <w:rFonts w:ascii="Arial" w:hAnsi="Arial" w:cs="Arial"/>
            <w:color w:val="000000"/>
            <w:sz w:val="22"/>
            <w:szCs w:val="22"/>
          </w:rPr>
          <w:t xml:space="preserve"> Contributions of variables to the first two Principal Components based on the PCA of the Yellow Perch physical parameters.</w:t>
        </w:r>
      </w:ins>
    </w:p>
    <w:p w14:paraId="63858BC6" w14:textId="77777777" w:rsidR="00B544E9" w:rsidRDefault="00B544E9" w:rsidP="00B544E9">
      <w:pPr>
        <w:jc w:val="center"/>
        <w:rPr>
          <w:ins w:id="201" w:author="Sally Ju" w:date="2021-04-28T09:14:00Z"/>
        </w:rPr>
      </w:pPr>
      <w:ins w:id="202" w:author="Sally Ju" w:date="2021-04-28T09:14:00Z">
        <w:r w:rsidRPr="00DD727E">
          <w:rPr>
            <w:noProof/>
          </w:rPr>
          <w:lastRenderedPageBreak/>
          <w:drawing>
            <wp:inline distT="0" distB="0" distL="0" distR="0" wp14:anchorId="01A1E27F" wp14:editId="3A7AC4AF">
              <wp:extent cx="4886627" cy="3499994"/>
              <wp:effectExtent l="19050" t="19050" r="952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9505" cy="3537868"/>
                      </a:xfrm>
                      <a:prstGeom prst="rect">
                        <a:avLst/>
                      </a:prstGeom>
                      <a:ln>
                        <a:solidFill>
                          <a:schemeClr val="tx1"/>
                        </a:solidFill>
                      </a:ln>
                    </pic:spPr>
                  </pic:pic>
                </a:graphicData>
              </a:graphic>
            </wp:inline>
          </w:drawing>
        </w:r>
      </w:ins>
    </w:p>
    <w:p w14:paraId="1550115C" w14:textId="77777777" w:rsidR="00B544E9" w:rsidRDefault="00B544E9" w:rsidP="00B544E9">
      <w:pPr>
        <w:pStyle w:val="NormalWeb"/>
        <w:spacing w:before="0" w:beforeAutospacing="0" w:after="0" w:afterAutospacing="0"/>
        <w:rPr>
          <w:ins w:id="203" w:author="Sally Ju" w:date="2021-04-28T09:14:00Z"/>
        </w:rPr>
      </w:pPr>
      <w:ins w:id="204" w:author="Sally Ju" w:date="2021-04-28T09:14:00Z">
        <w:r w:rsidRPr="00DD727E">
          <w:rPr>
            <w:rFonts w:ascii="Arial" w:hAnsi="Arial" w:cs="Arial"/>
            <w:b/>
            <w:bCs/>
            <w:color w:val="000000"/>
            <w:sz w:val="22"/>
            <w:szCs w:val="22"/>
          </w:rPr>
          <w:t>Figure A5.</w:t>
        </w:r>
        <w:r>
          <w:rPr>
            <w:rFonts w:ascii="Arial" w:hAnsi="Arial" w:cs="Arial"/>
            <w:color w:val="000000"/>
            <w:sz w:val="22"/>
            <w:szCs w:val="22"/>
          </w:rPr>
          <w:t xml:space="preserve"> </w:t>
        </w:r>
        <w:proofErr w:type="spellStart"/>
        <w:r>
          <w:rPr>
            <w:rFonts w:ascii="Arial" w:hAnsi="Arial" w:cs="Arial"/>
            <w:color w:val="000000"/>
            <w:sz w:val="22"/>
            <w:szCs w:val="22"/>
          </w:rPr>
          <w:t>DHARMa</w:t>
        </w:r>
        <w:proofErr w:type="spellEnd"/>
        <w:r>
          <w:rPr>
            <w:rFonts w:ascii="Arial" w:hAnsi="Arial" w:cs="Arial"/>
            <w:color w:val="000000"/>
            <w:sz w:val="22"/>
            <w:szCs w:val="22"/>
          </w:rPr>
          <w:t xml:space="preserve"> simulated residuals diagnostic plots for the linear mixed-effects model of Yellow Perch outlined in equation 1. </w:t>
        </w:r>
      </w:ins>
    </w:p>
    <w:p w14:paraId="3BB6B583" w14:textId="77777777" w:rsidR="00B544E9" w:rsidRDefault="00B544E9" w:rsidP="00B544E9">
      <w:pPr>
        <w:rPr>
          <w:ins w:id="205" w:author="Sally Ju" w:date="2021-04-28T09:14:00Z"/>
        </w:rPr>
      </w:pPr>
    </w:p>
    <w:p w14:paraId="6B5E3A2E" w14:textId="77777777" w:rsidR="00B544E9" w:rsidRDefault="00B544E9" w:rsidP="00B544E9">
      <w:pPr>
        <w:jc w:val="center"/>
        <w:rPr>
          <w:ins w:id="206" w:author="Sally Ju" w:date="2021-04-28T09:14:00Z"/>
        </w:rPr>
      </w:pPr>
      <w:ins w:id="207" w:author="Sally Ju" w:date="2021-04-28T09:14:00Z">
        <w:r w:rsidRPr="00DD727E">
          <w:rPr>
            <w:noProof/>
          </w:rPr>
          <w:drawing>
            <wp:inline distT="0" distB="0" distL="0" distR="0" wp14:anchorId="12D82DEF" wp14:editId="0A66F1AF">
              <wp:extent cx="4848575" cy="3431816"/>
              <wp:effectExtent l="19050" t="19050" r="952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1136" cy="3476097"/>
                      </a:xfrm>
                      <a:prstGeom prst="rect">
                        <a:avLst/>
                      </a:prstGeom>
                      <a:ln>
                        <a:solidFill>
                          <a:schemeClr val="tx1"/>
                        </a:solidFill>
                      </a:ln>
                    </pic:spPr>
                  </pic:pic>
                </a:graphicData>
              </a:graphic>
            </wp:inline>
          </w:drawing>
        </w:r>
      </w:ins>
    </w:p>
    <w:p w14:paraId="18EADD84" w14:textId="77777777" w:rsidR="00B544E9" w:rsidRDefault="00B544E9" w:rsidP="00B544E9">
      <w:pPr>
        <w:pStyle w:val="NormalWeb"/>
        <w:spacing w:before="0" w:beforeAutospacing="0" w:after="0" w:afterAutospacing="0"/>
        <w:rPr>
          <w:ins w:id="208" w:author="Sally Ju" w:date="2021-04-28T09:14:00Z"/>
        </w:rPr>
      </w:pPr>
      <w:ins w:id="209" w:author="Sally Ju" w:date="2021-04-28T09:14:00Z">
        <w:r w:rsidRPr="00DD727E">
          <w:rPr>
            <w:rFonts w:ascii="Arial" w:hAnsi="Arial" w:cs="Arial"/>
            <w:b/>
            <w:bCs/>
            <w:color w:val="000000"/>
            <w:sz w:val="22"/>
            <w:szCs w:val="22"/>
          </w:rPr>
          <w:t>Figure A</w:t>
        </w:r>
        <w:r>
          <w:rPr>
            <w:rFonts w:ascii="Arial" w:hAnsi="Arial" w:cs="Arial"/>
            <w:b/>
            <w:bCs/>
            <w:color w:val="000000"/>
            <w:sz w:val="22"/>
            <w:szCs w:val="22"/>
          </w:rPr>
          <w:t>6</w:t>
        </w:r>
        <w:r w:rsidRPr="00DD727E">
          <w:rPr>
            <w:rFonts w:ascii="Arial" w:hAnsi="Arial" w:cs="Arial"/>
            <w:b/>
            <w:bCs/>
            <w:color w:val="000000"/>
            <w:sz w:val="22"/>
            <w:szCs w:val="22"/>
          </w:rPr>
          <w:t>.</w:t>
        </w:r>
        <w:r>
          <w:rPr>
            <w:rFonts w:ascii="Arial" w:hAnsi="Arial" w:cs="Arial"/>
            <w:color w:val="000000"/>
            <w:sz w:val="22"/>
            <w:szCs w:val="22"/>
          </w:rPr>
          <w:t xml:space="preserve"> </w:t>
        </w:r>
        <w:proofErr w:type="spellStart"/>
        <w:r>
          <w:rPr>
            <w:rFonts w:ascii="Arial" w:hAnsi="Arial" w:cs="Arial"/>
            <w:color w:val="000000"/>
            <w:sz w:val="22"/>
            <w:szCs w:val="22"/>
          </w:rPr>
          <w:t>DHARMa</w:t>
        </w:r>
        <w:proofErr w:type="spellEnd"/>
        <w:r>
          <w:rPr>
            <w:rFonts w:ascii="Arial" w:hAnsi="Arial" w:cs="Arial"/>
            <w:color w:val="000000"/>
            <w:sz w:val="22"/>
            <w:szCs w:val="22"/>
          </w:rPr>
          <w:t xml:space="preserve"> simulated residuals diagnostic plots for the linear mixed-effects model of Smallmouth Bass outlined in equation 1. </w:t>
        </w:r>
      </w:ins>
    </w:p>
    <w:p w14:paraId="0540CC86" w14:textId="77777777" w:rsidR="00B544E9" w:rsidRDefault="00B544E9" w:rsidP="00B544E9">
      <w:pPr>
        <w:rPr>
          <w:ins w:id="210" w:author="Sally Ju" w:date="2021-04-28T09:14:00Z"/>
        </w:rPr>
      </w:pPr>
    </w:p>
    <w:p w14:paraId="21F2F3AB" w14:textId="77777777" w:rsidR="00B544E9" w:rsidRDefault="00B544E9" w:rsidP="00B544E9">
      <w:pPr>
        <w:jc w:val="center"/>
        <w:rPr>
          <w:ins w:id="211" w:author="Sally Ju" w:date="2021-04-28T09:14:00Z"/>
        </w:rPr>
      </w:pPr>
      <w:ins w:id="212" w:author="Sally Ju" w:date="2021-04-28T09:14:00Z">
        <w:r>
          <w:rPr>
            <w:noProof/>
          </w:rPr>
          <w:lastRenderedPageBreak/>
          <w:drawing>
            <wp:inline distT="0" distB="0" distL="0" distR="0" wp14:anchorId="2A528178" wp14:editId="3A3DA998">
              <wp:extent cx="4524191" cy="7091916"/>
              <wp:effectExtent l="19050" t="19050" r="1016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052" cy="7105806"/>
                      </a:xfrm>
                      <a:prstGeom prst="rect">
                        <a:avLst/>
                      </a:prstGeom>
                      <a:noFill/>
                      <a:ln>
                        <a:solidFill>
                          <a:schemeClr val="tx1"/>
                        </a:solidFill>
                      </a:ln>
                    </pic:spPr>
                  </pic:pic>
                </a:graphicData>
              </a:graphic>
            </wp:inline>
          </w:drawing>
        </w:r>
      </w:ins>
    </w:p>
    <w:p w14:paraId="007AA970" w14:textId="77777777" w:rsidR="00B544E9" w:rsidRDefault="00B544E9" w:rsidP="00B544E9">
      <w:pPr>
        <w:pStyle w:val="NormalWeb"/>
        <w:spacing w:before="0" w:beforeAutospacing="0" w:after="0" w:afterAutospacing="0"/>
        <w:rPr>
          <w:ins w:id="213" w:author="Sally Ju" w:date="2021-04-28T09:14:00Z"/>
          <w:rFonts w:ascii="Arial" w:hAnsi="Arial" w:cs="Arial"/>
          <w:color w:val="000000"/>
          <w:sz w:val="22"/>
          <w:szCs w:val="22"/>
        </w:rPr>
      </w:pPr>
      <w:ins w:id="214" w:author="Sally Ju" w:date="2021-04-28T09:14:00Z">
        <w:r w:rsidRPr="00E0516A">
          <w:rPr>
            <w:rFonts w:ascii="Arial" w:hAnsi="Arial" w:cs="Arial"/>
            <w:b/>
            <w:bCs/>
            <w:color w:val="000000"/>
            <w:sz w:val="22"/>
            <w:szCs w:val="22"/>
          </w:rPr>
          <w:t>Figure A7.</w:t>
        </w:r>
        <w:r>
          <w:rPr>
            <w:rFonts w:ascii="Arial" w:hAnsi="Arial" w:cs="Arial"/>
            <w:color w:val="000000"/>
            <w:sz w:val="22"/>
            <w:szCs w:val="22"/>
          </w:rPr>
          <w:t xml:space="preserve"> </w:t>
        </w:r>
        <w:proofErr w:type="spellStart"/>
        <w:r>
          <w:rPr>
            <w:rFonts w:ascii="Arial" w:hAnsi="Arial" w:cs="Arial"/>
            <w:color w:val="000000"/>
            <w:sz w:val="22"/>
            <w:szCs w:val="22"/>
          </w:rPr>
          <w:t>DHARMa</w:t>
        </w:r>
        <w:proofErr w:type="spellEnd"/>
        <w:r>
          <w:rPr>
            <w:rFonts w:ascii="Arial" w:hAnsi="Arial" w:cs="Arial"/>
            <w:color w:val="000000"/>
            <w:sz w:val="22"/>
            <w:szCs w:val="22"/>
          </w:rPr>
          <w:t xml:space="preserve"> simulated residuals diagnostic plots for the linear mixed-effects model of Yellow Perch (top) and Smallmouth Bass (bottom) without log transformation of </w:t>
        </w:r>
        <w:proofErr w:type="gramStart"/>
        <w:r>
          <w:rPr>
            <w:rFonts w:ascii="Arial" w:hAnsi="Arial" w:cs="Arial"/>
            <w:color w:val="000000"/>
            <w:sz w:val="22"/>
            <w:szCs w:val="22"/>
          </w:rPr>
          <w:t>Hg</w:t>
        </w:r>
        <w:proofErr w:type="gramEnd"/>
      </w:ins>
    </w:p>
    <w:p w14:paraId="7CC2D7A5" w14:textId="77777777" w:rsidR="00B544E9" w:rsidRDefault="00B544E9" w:rsidP="00B544E9">
      <w:pPr>
        <w:rPr>
          <w:ins w:id="215" w:author="Sally Ju" w:date="2021-04-28T09:14:00Z"/>
          <w:rFonts w:eastAsia="Times New Roman"/>
          <w:color w:val="000000"/>
        </w:rPr>
      </w:pPr>
      <w:ins w:id="216" w:author="Sally Ju" w:date="2021-04-28T09:14:00Z">
        <w:r>
          <w:rPr>
            <w:color w:val="000000"/>
          </w:rPr>
          <w:br w:type="page"/>
        </w:r>
      </w:ins>
    </w:p>
    <w:p w14:paraId="59D7CA5B" w14:textId="77777777" w:rsidR="00B544E9" w:rsidRDefault="00B544E9" w:rsidP="00B544E9">
      <w:pPr>
        <w:pStyle w:val="NormalWeb"/>
        <w:spacing w:before="0" w:beforeAutospacing="0" w:after="0" w:afterAutospacing="0"/>
        <w:jc w:val="center"/>
        <w:rPr>
          <w:ins w:id="217" w:author="Sally Ju" w:date="2021-04-28T09:14:00Z"/>
        </w:rPr>
      </w:pPr>
      <w:ins w:id="218" w:author="Sally Ju" w:date="2021-04-28T09:14:00Z">
        <w:r w:rsidRPr="00543980">
          <w:rPr>
            <w:noProof/>
          </w:rPr>
          <w:lastRenderedPageBreak/>
          <w:drawing>
            <wp:inline distT="0" distB="0" distL="0" distR="0" wp14:anchorId="6A9FED41" wp14:editId="145DC9EE">
              <wp:extent cx="4532243" cy="3329455"/>
              <wp:effectExtent l="19050" t="19050" r="2095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1616" cy="3343687"/>
                      </a:xfrm>
                      <a:prstGeom prst="rect">
                        <a:avLst/>
                      </a:prstGeom>
                      <a:ln>
                        <a:solidFill>
                          <a:schemeClr val="tx1"/>
                        </a:solidFill>
                      </a:ln>
                    </pic:spPr>
                  </pic:pic>
                </a:graphicData>
              </a:graphic>
            </wp:inline>
          </w:drawing>
        </w:r>
      </w:ins>
    </w:p>
    <w:p w14:paraId="467ADC5A" w14:textId="77777777" w:rsidR="00B544E9" w:rsidRDefault="00B544E9" w:rsidP="00B544E9">
      <w:pPr>
        <w:pStyle w:val="NormalWeb"/>
        <w:spacing w:before="240" w:beforeAutospacing="0" w:after="0" w:afterAutospacing="0"/>
        <w:rPr>
          <w:ins w:id="219" w:author="Sally Ju" w:date="2021-04-28T09:14:00Z"/>
        </w:rPr>
      </w:pPr>
      <w:ins w:id="220" w:author="Sally Ju" w:date="2021-04-28T09:14:00Z">
        <w:r w:rsidRPr="005E2106">
          <w:rPr>
            <w:rFonts w:ascii="Arial" w:hAnsi="Arial" w:cs="Arial"/>
            <w:b/>
            <w:bCs/>
            <w:color w:val="000000"/>
            <w:sz w:val="22"/>
            <w:szCs w:val="22"/>
          </w:rPr>
          <w:t>Figure A8.</w:t>
        </w:r>
        <w:r>
          <w:rPr>
            <w:rFonts w:ascii="Arial" w:hAnsi="Arial" w:cs="Arial"/>
            <w:color w:val="000000"/>
            <w:sz w:val="22"/>
            <w:szCs w:val="22"/>
          </w:rPr>
          <w:t xml:space="preserve"> Effects plots of the linear mixed-effects model using equation 1 for Yellow Perch. Log Hg increases with size (PC1), males have greater Hg concentration than females and fish in FF have the highest Hg concentration followed by REF then NF.</w:t>
        </w:r>
      </w:ins>
    </w:p>
    <w:p w14:paraId="7264339F" w14:textId="77777777" w:rsidR="00B544E9" w:rsidRDefault="00B544E9" w:rsidP="00B544E9">
      <w:pPr>
        <w:pStyle w:val="NormalWeb"/>
        <w:spacing w:before="0" w:beforeAutospacing="0" w:after="0" w:afterAutospacing="0"/>
        <w:rPr>
          <w:ins w:id="221" w:author="Sally Ju" w:date="2021-04-28T09:14:00Z"/>
        </w:rPr>
      </w:pPr>
    </w:p>
    <w:p w14:paraId="091D4D2E" w14:textId="77777777" w:rsidR="00B544E9" w:rsidRDefault="00B544E9" w:rsidP="00B544E9">
      <w:pPr>
        <w:jc w:val="center"/>
        <w:rPr>
          <w:ins w:id="222" w:author="Sally Ju" w:date="2021-04-28T09:14:00Z"/>
        </w:rPr>
      </w:pPr>
      <w:ins w:id="223" w:author="Sally Ju" w:date="2021-04-28T09:14:00Z">
        <w:r w:rsidRPr="00543980">
          <w:rPr>
            <w:noProof/>
          </w:rPr>
          <w:drawing>
            <wp:inline distT="0" distB="0" distL="0" distR="0" wp14:anchorId="6D1877D7" wp14:editId="5EBA5EC7">
              <wp:extent cx="4608609" cy="3256553"/>
              <wp:effectExtent l="19050" t="19050" r="2095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9292" cy="3285300"/>
                      </a:xfrm>
                      <a:prstGeom prst="rect">
                        <a:avLst/>
                      </a:prstGeom>
                      <a:ln>
                        <a:solidFill>
                          <a:schemeClr val="tx1"/>
                        </a:solidFill>
                      </a:ln>
                    </pic:spPr>
                  </pic:pic>
                </a:graphicData>
              </a:graphic>
            </wp:inline>
          </w:drawing>
        </w:r>
      </w:ins>
    </w:p>
    <w:p w14:paraId="44269F46" w14:textId="77777777" w:rsidR="00B544E9" w:rsidRDefault="00B544E9" w:rsidP="00B544E9">
      <w:pPr>
        <w:pStyle w:val="NormalWeb"/>
        <w:spacing w:before="0" w:beforeAutospacing="0" w:after="0" w:afterAutospacing="0"/>
        <w:rPr>
          <w:ins w:id="224" w:author="Sally Ju" w:date="2021-04-28T09:14:00Z"/>
        </w:rPr>
      </w:pPr>
      <w:ins w:id="225" w:author="Sally Ju" w:date="2021-04-28T09:14:00Z">
        <w:r w:rsidRPr="005E2106">
          <w:rPr>
            <w:rFonts w:ascii="Arial" w:hAnsi="Arial" w:cs="Arial"/>
            <w:b/>
            <w:bCs/>
            <w:color w:val="000000"/>
            <w:sz w:val="22"/>
            <w:szCs w:val="22"/>
          </w:rPr>
          <w:t>Figure A9.</w:t>
        </w:r>
        <w:r>
          <w:rPr>
            <w:rFonts w:ascii="Arial" w:hAnsi="Arial" w:cs="Arial"/>
            <w:color w:val="000000"/>
            <w:sz w:val="22"/>
            <w:szCs w:val="22"/>
          </w:rPr>
          <w:t xml:space="preserve"> Effects plots of the linear mixed-effects model using equation 1 for Smallmouth Bass. Log Hg increases with size (PC1), males have greater Hg concentration than females and fish in NF have higher Hg concentration than in REF.</w:t>
        </w:r>
      </w:ins>
    </w:p>
    <w:p w14:paraId="0ADDEED6" w14:textId="77777777" w:rsidR="009126AB" w:rsidRDefault="009126AB"/>
    <w:sectPr w:rsidR="009126AB" w:rsidSect="00DF62F0">
      <w:footerReference w:type="default" r:id="rId23"/>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17F61" w14:textId="77777777" w:rsidR="00FD7D73" w:rsidRDefault="00FD7D73" w:rsidP="00396D59">
      <w:pPr>
        <w:spacing w:line="240" w:lineRule="auto"/>
      </w:pPr>
      <w:r>
        <w:separator/>
      </w:r>
    </w:p>
  </w:endnote>
  <w:endnote w:type="continuationSeparator" w:id="0">
    <w:p w14:paraId="0263D70D" w14:textId="77777777" w:rsidR="00FD7D73" w:rsidRDefault="00FD7D73" w:rsidP="00396D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26" w:author="Sally Ju" w:date="2021-04-28T09:17:00Z"/>
  <w:sdt>
    <w:sdtPr>
      <w:id w:val="-1149904493"/>
      <w:docPartObj>
        <w:docPartGallery w:val="Page Numbers (Bottom of Page)"/>
        <w:docPartUnique/>
      </w:docPartObj>
    </w:sdtPr>
    <w:sdtEndPr>
      <w:rPr>
        <w:noProof/>
      </w:rPr>
    </w:sdtEndPr>
    <w:sdtContent>
      <w:customXmlInsRangeEnd w:id="226"/>
      <w:p w14:paraId="181714A7" w14:textId="759B3131" w:rsidR="00396D59" w:rsidRDefault="00396D59">
        <w:pPr>
          <w:pStyle w:val="Footer"/>
          <w:jc w:val="center"/>
          <w:rPr>
            <w:ins w:id="227" w:author="Sally Ju" w:date="2021-04-28T09:17:00Z"/>
          </w:rPr>
        </w:pPr>
        <w:ins w:id="228" w:author="Sally Ju" w:date="2021-04-28T09:17:00Z">
          <w:r>
            <w:fldChar w:fldCharType="begin"/>
          </w:r>
          <w:r>
            <w:instrText xml:space="preserve"> PAGE   \* MERGEFORMAT </w:instrText>
          </w:r>
          <w:r>
            <w:fldChar w:fldCharType="separate"/>
          </w:r>
          <w:r>
            <w:rPr>
              <w:noProof/>
            </w:rPr>
            <w:t>2</w:t>
          </w:r>
          <w:r>
            <w:rPr>
              <w:noProof/>
            </w:rPr>
            <w:fldChar w:fldCharType="end"/>
          </w:r>
        </w:ins>
      </w:p>
      <w:customXmlInsRangeStart w:id="229" w:author="Sally Ju" w:date="2021-04-28T09:17:00Z"/>
    </w:sdtContent>
  </w:sdt>
  <w:customXmlInsRangeEnd w:id="229"/>
  <w:p w14:paraId="27589D8C" w14:textId="77777777" w:rsidR="00396D59" w:rsidRDefault="00396D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5D66F" w14:textId="77777777" w:rsidR="00FD7D73" w:rsidRDefault="00FD7D73" w:rsidP="00396D59">
      <w:pPr>
        <w:spacing w:line="240" w:lineRule="auto"/>
      </w:pPr>
      <w:r>
        <w:separator/>
      </w:r>
    </w:p>
  </w:footnote>
  <w:footnote w:type="continuationSeparator" w:id="0">
    <w:p w14:paraId="6ACCF5CC" w14:textId="77777777" w:rsidR="00FD7D73" w:rsidRDefault="00FD7D73" w:rsidP="00396D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F16F3"/>
    <w:multiLevelType w:val="multilevel"/>
    <w:tmpl w:val="3F809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lly Ju">
    <w15:presenceInfo w15:providerId="None" w15:userId="Sally Ju"/>
  </w15:person>
  <w15:person w15:author="Jenni Velichka">
    <w15:presenceInfo w15:providerId="None" w15:userId="Jenni Velichk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6AB"/>
    <w:rsid w:val="00002A21"/>
    <w:rsid w:val="000231E5"/>
    <w:rsid w:val="000B6937"/>
    <w:rsid w:val="000E0798"/>
    <w:rsid w:val="0012729F"/>
    <w:rsid w:val="00133002"/>
    <w:rsid w:val="001E68D7"/>
    <w:rsid w:val="001F16FC"/>
    <w:rsid w:val="00205387"/>
    <w:rsid w:val="00233697"/>
    <w:rsid w:val="002347D2"/>
    <w:rsid w:val="002500C2"/>
    <w:rsid w:val="00250140"/>
    <w:rsid w:val="002771A5"/>
    <w:rsid w:val="002B6D3A"/>
    <w:rsid w:val="002C4D8A"/>
    <w:rsid w:val="00325D4D"/>
    <w:rsid w:val="00355A86"/>
    <w:rsid w:val="00396D59"/>
    <w:rsid w:val="003A3FA9"/>
    <w:rsid w:val="003B42CE"/>
    <w:rsid w:val="003F5698"/>
    <w:rsid w:val="0040278E"/>
    <w:rsid w:val="00410182"/>
    <w:rsid w:val="00471298"/>
    <w:rsid w:val="00605684"/>
    <w:rsid w:val="00611640"/>
    <w:rsid w:val="00615B34"/>
    <w:rsid w:val="00763D50"/>
    <w:rsid w:val="00783420"/>
    <w:rsid w:val="00794A2C"/>
    <w:rsid w:val="007A4DB7"/>
    <w:rsid w:val="00803AEE"/>
    <w:rsid w:val="0087744B"/>
    <w:rsid w:val="008A6F85"/>
    <w:rsid w:val="009126AB"/>
    <w:rsid w:val="00920079"/>
    <w:rsid w:val="0098483B"/>
    <w:rsid w:val="009A43B6"/>
    <w:rsid w:val="00A136A6"/>
    <w:rsid w:val="00A42764"/>
    <w:rsid w:val="00A64021"/>
    <w:rsid w:val="00A75A81"/>
    <w:rsid w:val="00AC0139"/>
    <w:rsid w:val="00AC7910"/>
    <w:rsid w:val="00AE792A"/>
    <w:rsid w:val="00B1747E"/>
    <w:rsid w:val="00B46967"/>
    <w:rsid w:val="00B544E9"/>
    <w:rsid w:val="00B6580D"/>
    <w:rsid w:val="00BE773C"/>
    <w:rsid w:val="00C1417A"/>
    <w:rsid w:val="00C86189"/>
    <w:rsid w:val="00C94050"/>
    <w:rsid w:val="00CB4A08"/>
    <w:rsid w:val="00D65D46"/>
    <w:rsid w:val="00DE2B6F"/>
    <w:rsid w:val="00DF62F0"/>
    <w:rsid w:val="00E44D1B"/>
    <w:rsid w:val="00E93FE8"/>
    <w:rsid w:val="00EE0103"/>
    <w:rsid w:val="00F41CAF"/>
    <w:rsid w:val="00F563F8"/>
    <w:rsid w:val="00FD7D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3B5D4"/>
  <w15:docId w15:val="{6DC17AC0-2289-428B-849B-EB84211FD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002A21"/>
    <w:pPr>
      <w:spacing w:line="240" w:lineRule="auto"/>
    </w:pPr>
    <w:rPr>
      <w:rFonts w:asciiTheme="minorHAnsi" w:eastAsiaTheme="minorEastAsia" w:hAnsiTheme="minorHAnsi" w:cstheme="minorBidi"/>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02A21"/>
    <w:rPr>
      <w:sz w:val="16"/>
      <w:szCs w:val="16"/>
    </w:rPr>
  </w:style>
  <w:style w:type="paragraph" w:styleId="CommentText">
    <w:name w:val="annotation text"/>
    <w:basedOn w:val="Normal"/>
    <w:link w:val="CommentTextChar"/>
    <w:uiPriority w:val="99"/>
    <w:semiHidden/>
    <w:unhideWhenUsed/>
    <w:rsid w:val="00002A21"/>
    <w:pPr>
      <w:spacing w:line="240" w:lineRule="auto"/>
    </w:pPr>
    <w:rPr>
      <w:sz w:val="20"/>
      <w:szCs w:val="20"/>
    </w:rPr>
  </w:style>
  <w:style w:type="character" w:customStyle="1" w:styleId="CommentTextChar">
    <w:name w:val="Comment Text Char"/>
    <w:basedOn w:val="DefaultParagraphFont"/>
    <w:link w:val="CommentText"/>
    <w:uiPriority w:val="99"/>
    <w:semiHidden/>
    <w:rsid w:val="00002A21"/>
    <w:rPr>
      <w:sz w:val="20"/>
      <w:szCs w:val="20"/>
    </w:rPr>
  </w:style>
  <w:style w:type="paragraph" w:styleId="CommentSubject">
    <w:name w:val="annotation subject"/>
    <w:basedOn w:val="CommentText"/>
    <w:next w:val="CommentText"/>
    <w:link w:val="CommentSubjectChar"/>
    <w:uiPriority w:val="99"/>
    <w:semiHidden/>
    <w:unhideWhenUsed/>
    <w:rsid w:val="00002A21"/>
    <w:rPr>
      <w:b/>
      <w:bCs/>
    </w:rPr>
  </w:style>
  <w:style w:type="character" w:customStyle="1" w:styleId="CommentSubjectChar">
    <w:name w:val="Comment Subject Char"/>
    <w:basedOn w:val="CommentTextChar"/>
    <w:link w:val="CommentSubject"/>
    <w:uiPriority w:val="99"/>
    <w:semiHidden/>
    <w:rsid w:val="00002A21"/>
    <w:rPr>
      <w:b/>
      <w:bCs/>
      <w:sz w:val="20"/>
      <w:szCs w:val="20"/>
    </w:rPr>
  </w:style>
  <w:style w:type="paragraph" w:styleId="NormalWeb">
    <w:name w:val="Normal (Web)"/>
    <w:basedOn w:val="Normal"/>
    <w:uiPriority w:val="99"/>
    <w:unhideWhenUsed/>
    <w:rsid w:val="003B42CE"/>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NoSpacing">
    <w:name w:val="No Spacing"/>
    <w:uiPriority w:val="1"/>
    <w:qFormat/>
    <w:rsid w:val="002B6D3A"/>
    <w:pPr>
      <w:spacing w:line="240" w:lineRule="auto"/>
    </w:pPr>
  </w:style>
  <w:style w:type="paragraph" w:styleId="BalloonText">
    <w:name w:val="Balloon Text"/>
    <w:basedOn w:val="Normal"/>
    <w:link w:val="BalloonTextChar"/>
    <w:uiPriority w:val="99"/>
    <w:semiHidden/>
    <w:unhideWhenUsed/>
    <w:rsid w:val="002347D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47D2"/>
    <w:rPr>
      <w:rFonts w:ascii="Times New Roman" w:hAnsi="Times New Roman" w:cs="Times New Roman"/>
      <w:sz w:val="18"/>
      <w:szCs w:val="18"/>
    </w:rPr>
  </w:style>
  <w:style w:type="paragraph" w:styleId="TOCHeading">
    <w:name w:val="TOC Heading"/>
    <w:basedOn w:val="Heading1"/>
    <w:next w:val="Normal"/>
    <w:uiPriority w:val="39"/>
    <w:unhideWhenUsed/>
    <w:qFormat/>
    <w:rsid w:val="00396D5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96D59"/>
    <w:pPr>
      <w:spacing w:after="100"/>
    </w:pPr>
  </w:style>
  <w:style w:type="paragraph" w:styleId="TOC2">
    <w:name w:val="toc 2"/>
    <w:basedOn w:val="Normal"/>
    <w:next w:val="Normal"/>
    <w:autoRedefine/>
    <w:uiPriority w:val="39"/>
    <w:unhideWhenUsed/>
    <w:rsid w:val="00396D59"/>
    <w:pPr>
      <w:spacing w:after="100"/>
      <w:ind w:left="220"/>
    </w:pPr>
  </w:style>
  <w:style w:type="paragraph" w:styleId="TOC3">
    <w:name w:val="toc 3"/>
    <w:basedOn w:val="Normal"/>
    <w:next w:val="Normal"/>
    <w:autoRedefine/>
    <w:uiPriority w:val="39"/>
    <w:unhideWhenUsed/>
    <w:rsid w:val="00396D59"/>
    <w:pPr>
      <w:spacing w:after="100"/>
      <w:ind w:left="440"/>
    </w:pPr>
  </w:style>
  <w:style w:type="character" w:styleId="Hyperlink">
    <w:name w:val="Hyperlink"/>
    <w:basedOn w:val="DefaultParagraphFont"/>
    <w:uiPriority w:val="99"/>
    <w:unhideWhenUsed/>
    <w:rsid w:val="00396D59"/>
    <w:rPr>
      <w:color w:val="0000FF" w:themeColor="hyperlink"/>
      <w:u w:val="single"/>
    </w:rPr>
  </w:style>
  <w:style w:type="paragraph" w:styleId="Header">
    <w:name w:val="header"/>
    <w:basedOn w:val="Normal"/>
    <w:link w:val="HeaderChar"/>
    <w:uiPriority w:val="99"/>
    <w:unhideWhenUsed/>
    <w:rsid w:val="00396D59"/>
    <w:pPr>
      <w:tabs>
        <w:tab w:val="center" w:pos="4680"/>
        <w:tab w:val="right" w:pos="9360"/>
      </w:tabs>
      <w:spacing w:line="240" w:lineRule="auto"/>
    </w:pPr>
  </w:style>
  <w:style w:type="character" w:customStyle="1" w:styleId="HeaderChar">
    <w:name w:val="Header Char"/>
    <w:basedOn w:val="DefaultParagraphFont"/>
    <w:link w:val="Header"/>
    <w:uiPriority w:val="99"/>
    <w:rsid w:val="00396D59"/>
  </w:style>
  <w:style w:type="paragraph" w:styleId="Footer">
    <w:name w:val="footer"/>
    <w:basedOn w:val="Normal"/>
    <w:link w:val="FooterChar"/>
    <w:uiPriority w:val="99"/>
    <w:unhideWhenUsed/>
    <w:rsid w:val="00396D59"/>
    <w:pPr>
      <w:tabs>
        <w:tab w:val="center" w:pos="4680"/>
        <w:tab w:val="right" w:pos="9360"/>
      </w:tabs>
      <w:spacing w:line="240" w:lineRule="auto"/>
    </w:pPr>
  </w:style>
  <w:style w:type="character" w:customStyle="1" w:styleId="FooterChar">
    <w:name w:val="Footer Char"/>
    <w:basedOn w:val="DefaultParagraphFont"/>
    <w:link w:val="Footer"/>
    <w:uiPriority w:val="99"/>
    <w:rsid w:val="00396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75864">
      <w:bodyDiv w:val="1"/>
      <w:marLeft w:val="0"/>
      <w:marRight w:val="0"/>
      <w:marTop w:val="0"/>
      <w:marBottom w:val="0"/>
      <w:divBdr>
        <w:top w:val="none" w:sz="0" w:space="0" w:color="auto"/>
        <w:left w:val="none" w:sz="0" w:space="0" w:color="auto"/>
        <w:bottom w:val="none" w:sz="0" w:space="0" w:color="auto"/>
        <w:right w:val="none" w:sz="0" w:space="0" w:color="auto"/>
      </w:divBdr>
    </w:div>
    <w:div w:id="113137722">
      <w:bodyDiv w:val="1"/>
      <w:marLeft w:val="0"/>
      <w:marRight w:val="0"/>
      <w:marTop w:val="0"/>
      <w:marBottom w:val="0"/>
      <w:divBdr>
        <w:top w:val="none" w:sz="0" w:space="0" w:color="auto"/>
        <w:left w:val="none" w:sz="0" w:space="0" w:color="auto"/>
        <w:bottom w:val="none" w:sz="0" w:space="0" w:color="auto"/>
        <w:right w:val="none" w:sz="0" w:space="0" w:color="auto"/>
      </w:divBdr>
    </w:div>
    <w:div w:id="306053300">
      <w:bodyDiv w:val="1"/>
      <w:marLeft w:val="0"/>
      <w:marRight w:val="0"/>
      <w:marTop w:val="0"/>
      <w:marBottom w:val="0"/>
      <w:divBdr>
        <w:top w:val="none" w:sz="0" w:space="0" w:color="auto"/>
        <w:left w:val="none" w:sz="0" w:space="0" w:color="auto"/>
        <w:bottom w:val="none" w:sz="0" w:space="0" w:color="auto"/>
        <w:right w:val="none" w:sz="0" w:space="0" w:color="auto"/>
      </w:divBdr>
    </w:div>
    <w:div w:id="590742747">
      <w:bodyDiv w:val="1"/>
      <w:marLeft w:val="0"/>
      <w:marRight w:val="0"/>
      <w:marTop w:val="0"/>
      <w:marBottom w:val="0"/>
      <w:divBdr>
        <w:top w:val="none" w:sz="0" w:space="0" w:color="auto"/>
        <w:left w:val="none" w:sz="0" w:space="0" w:color="auto"/>
        <w:bottom w:val="none" w:sz="0" w:space="0" w:color="auto"/>
        <w:right w:val="none" w:sz="0" w:space="0" w:color="auto"/>
      </w:divBdr>
    </w:div>
    <w:div w:id="628781986">
      <w:bodyDiv w:val="1"/>
      <w:marLeft w:val="0"/>
      <w:marRight w:val="0"/>
      <w:marTop w:val="0"/>
      <w:marBottom w:val="0"/>
      <w:divBdr>
        <w:top w:val="none" w:sz="0" w:space="0" w:color="auto"/>
        <w:left w:val="none" w:sz="0" w:space="0" w:color="auto"/>
        <w:bottom w:val="none" w:sz="0" w:space="0" w:color="auto"/>
        <w:right w:val="none" w:sz="0" w:space="0" w:color="auto"/>
      </w:divBdr>
    </w:div>
    <w:div w:id="1352608526">
      <w:bodyDiv w:val="1"/>
      <w:marLeft w:val="0"/>
      <w:marRight w:val="0"/>
      <w:marTop w:val="0"/>
      <w:marBottom w:val="0"/>
      <w:divBdr>
        <w:top w:val="none" w:sz="0" w:space="0" w:color="auto"/>
        <w:left w:val="none" w:sz="0" w:space="0" w:color="auto"/>
        <w:bottom w:val="none" w:sz="0" w:space="0" w:color="auto"/>
        <w:right w:val="none" w:sz="0" w:space="0" w:color="auto"/>
      </w:divBdr>
    </w:div>
    <w:div w:id="1602684824">
      <w:bodyDiv w:val="1"/>
      <w:marLeft w:val="0"/>
      <w:marRight w:val="0"/>
      <w:marTop w:val="0"/>
      <w:marBottom w:val="0"/>
      <w:divBdr>
        <w:top w:val="none" w:sz="0" w:space="0" w:color="auto"/>
        <w:left w:val="none" w:sz="0" w:space="0" w:color="auto"/>
        <w:bottom w:val="none" w:sz="0" w:space="0" w:color="auto"/>
        <w:right w:val="none" w:sz="0" w:space="0" w:color="auto"/>
      </w:divBdr>
    </w:div>
    <w:div w:id="1681273946">
      <w:bodyDiv w:val="1"/>
      <w:marLeft w:val="0"/>
      <w:marRight w:val="0"/>
      <w:marTop w:val="0"/>
      <w:marBottom w:val="0"/>
      <w:divBdr>
        <w:top w:val="none" w:sz="0" w:space="0" w:color="auto"/>
        <w:left w:val="none" w:sz="0" w:space="0" w:color="auto"/>
        <w:bottom w:val="none" w:sz="0" w:space="0" w:color="auto"/>
        <w:right w:val="none" w:sz="0" w:space="0" w:color="auto"/>
      </w:divBdr>
    </w:div>
    <w:div w:id="1781872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0B45B-5086-4275-AA26-AB7C634AE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20</Pages>
  <Words>4078</Words>
  <Characters>23247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Sally Ju</cp:lastModifiedBy>
  <cp:revision>6</cp:revision>
  <cp:lastPrinted>2021-04-28T13:20:00Z</cp:lastPrinted>
  <dcterms:created xsi:type="dcterms:W3CDTF">2021-04-28T02:05:00Z</dcterms:created>
  <dcterms:modified xsi:type="dcterms:W3CDTF">2021-04-28T13:20:00Z</dcterms:modified>
</cp:coreProperties>
</file>